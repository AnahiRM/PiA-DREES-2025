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B25" w14:textId="56646730" w:rsidR="00B000AA" w:rsidRDefault="6C49B3F9" w:rsidP="008750F5">
      <w:pPr>
        <w:pStyle w:val="Titre1"/>
        <w:jc w:val="center"/>
        <w:rPr>
          <w:rFonts w:ascii="Times New Roman" w:hAnsi="Times New Roman" w:cs="Times New Roman"/>
          <w:b/>
          <w:bCs/>
        </w:rPr>
      </w:pPr>
      <w:r w:rsidRPr="00A35676">
        <w:rPr>
          <w:rFonts w:ascii="Times New Roman" w:hAnsi="Times New Roman" w:cs="Times New Roman"/>
          <w:b/>
          <w:bCs/>
        </w:rPr>
        <w:t>Shortages of medical personnel in emergency departments and unexpected closures</w:t>
      </w:r>
    </w:p>
    <w:p w14:paraId="231F993E" w14:textId="77777777" w:rsidR="00A35676" w:rsidRPr="00A35676" w:rsidRDefault="00A35676" w:rsidP="00A35676"/>
    <w:p w14:paraId="66A24076" w14:textId="77777777" w:rsidR="008750F5" w:rsidRPr="00A35676" w:rsidRDefault="008750F5" w:rsidP="00A35676">
      <w:pPr>
        <w:pStyle w:val="Titre2"/>
        <w:spacing w:before="0" w:after="0"/>
        <w:jc w:val="center"/>
        <w:rPr>
          <w:rFonts w:ascii="Times New Roman" w:hAnsi="Times New Roman" w:cs="Times New Roman"/>
        </w:rPr>
      </w:pPr>
      <w:r w:rsidRPr="00A35676">
        <w:rPr>
          <w:rFonts w:ascii="Times New Roman" w:hAnsi="Times New Roman" w:cs="Times New Roman"/>
        </w:rPr>
        <w:t>Policy-in-Action Project: Analytical and Methodological Scoping Plan</w:t>
      </w:r>
    </w:p>
    <w:p w14:paraId="47C52049" w14:textId="77777777" w:rsidR="00243CDE" w:rsidRPr="00A35676" w:rsidRDefault="00243CDE" w:rsidP="007F6B02"/>
    <w:p w14:paraId="05D1938A" w14:textId="163D96C8" w:rsidR="007F6B02" w:rsidRPr="00A35676" w:rsidRDefault="007F6B02" w:rsidP="007F6B02">
      <w:pPr>
        <w:ind w:left="720"/>
        <w:jc w:val="center"/>
        <w:rPr>
          <w:b/>
          <w:bCs/>
          <w:sz w:val="22"/>
          <w:szCs w:val="22"/>
        </w:rPr>
      </w:pPr>
      <w:r w:rsidRPr="00A35676">
        <w:rPr>
          <w:b/>
          <w:bCs/>
          <w:sz w:val="22"/>
          <w:szCs w:val="22"/>
        </w:rPr>
        <w:t>École Polytechnique</w:t>
      </w:r>
    </w:p>
    <w:p w14:paraId="6E31F1C7" w14:textId="6FC061B6" w:rsidR="007F6B02" w:rsidRPr="00CF4785" w:rsidRDefault="007F6B02" w:rsidP="007F6B02">
      <w:pPr>
        <w:ind w:left="720"/>
        <w:jc w:val="center"/>
        <w:rPr>
          <w:sz w:val="22"/>
          <w:szCs w:val="22"/>
        </w:rPr>
      </w:pPr>
      <w:r w:rsidRPr="00CF4785">
        <w:rPr>
          <w:sz w:val="22"/>
          <w:szCs w:val="22"/>
        </w:rPr>
        <w:t xml:space="preserve">Louise </w:t>
      </w:r>
      <w:r w:rsidR="00246678" w:rsidRPr="00A35676">
        <w:rPr>
          <w:sz w:val="22"/>
          <w:szCs w:val="22"/>
        </w:rPr>
        <w:t>GATTY</w:t>
      </w:r>
      <w:r w:rsidRPr="00CF4785">
        <w:rPr>
          <w:sz w:val="22"/>
          <w:szCs w:val="22"/>
        </w:rPr>
        <w:t xml:space="preserve">, Bianca </w:t>
      </w:r>
      <w:r w:rsidR="00246678" w:rsidRPr="00A35676">
        <w:rPr>
          <w:sz w:val="22"/>
          <w:szCs w:val="22"/>
        </w:rPr>
        <w:t>MORANO DONATI</w:t>
      </w:r>
      <w:r w:rsidRPr="00CF4785">
        <w:rPr>
          <w:sz w:val="22"/>
          <w:szCs w:val="22"/>
        </w:rPr>
        <w:t xml:space="preserve">, Anahí </w:t>
      </w:r>
      <w:r w:rsidR="00246678" w:rsidRPr="00A35676">
        <w:rPr>
          <w:sz w:val="22"/>
          <w:szCs w:val="22"/>
        </w:rPr>
        <w:t>REYES MIGUEL</w:t>
      </w:r>
      <w:r w:rsidRPr="00CF4785">
        <w:rPr>
          <w:sz w:val="22"/>
          <w:szCs w:val="22"/>
        </w:rPr>
        <w:t xml:space="preserve">, and Arne </w:t>
      </w:r>
      <w:r w:rsidR="00246678" w:rsidRPr="00A35676">
        <w:rPr>
          <w:sz w:val="22"/>
          <w:szCs w:val="22"/>
        </w:rPr>
        <w:t>UHLENDORFF</w:t>
      </w:r>
    </w:p>
    <w:p w14:paraId="60F4053A" w14:textId="77777777" w:rsidR="008750F5" w:rsidRPr="00243CDE" w:rsidRDefault="008750F5" w:rsidP="00243CDE"/>
    <w:p w14:paraId="0F2D582C" w14:textId="301071D7" w:rsidR="00243CDE" w:rsidRDefault="00243CDE" w:rsidP="00FE03A7">
      <w:pPr>
        <w:pStyle w:val="Titre3"/>
      </w:pPr>
      <w:r>
        <w:t>1. Background and Motivation</w:t>
      </w:r>
    </w:p>
    <w:p w14:paraId="3C53BF5D" w14:textId="6B5D04B4" w:rsidR="00C31F35" w:rsidRPr="00C31F35" w:rsidRDefault="00C31F35" w:rsidP="00877354">
      <w:pPr>
        <w:spacing w:before="100" w:beforeAutospacing="1" w:after="100" w:afterAutospacing="1"/>
        <w:jc w:val="both"/>
        <w:rPr>
          <w:sz w:val="22"/>
          <w:szCs w:val="22"/>
        </w:rPr>
      </w:pPr>
      <w:r w:rsidRPr="0064349C">
        <w:rPr>
          <w:sz w:val="22"/>
          <w:szCs w:val="22"/>
        </w:rPr>
        <w:t xml:space="preserve">The </w:t>
      </w:r>
      <w:r w:rsidRPr="00C31F35">
        <w:rPr>
          <w:sz w:val="22"/>
          <w:szCs w:val="22"/>
        </w:rPr>
        <w:t xml:space="preserve"> rate at which the number of emergency physicians has grown in France over the past decade (around </w:t>
      </w:r>
      <w:r w:rsidRPr="00C31F35">
        <w:rPr>
          <w:b/>
          <w:bCs/>
          <w:sz w:val="22"/>
          <w:szCs w:val="22"/>
        </w:rPr>
        <w:t>+20%</w:t>
      </w:r>
      <w:r w:rsidRPr="00C31F35">
        <w:rPr>
          <w:sz w:val="22"/>
          <w:szCs w:val="22"/>
        </w:rPr>
        <w:t>)</w:t>
      </w:r>
      <w:r w:rsidR="00470BFB" w:rsidRPr="0064349C">
        <w:rPr>
          <w:sz w:val="22"/>
          <w:szCs w:val="22"/>
        </w:rPr>
        <w:t xml:space="preserve">, exceding </w:t>
      </w:r>
      <w:r w:rsidRPr="00C31F35">
        <w:rPr>
          <w:sz w:val="22"/>
          <w:szCs w:val="22"/>
        </w:rPr>
        <w:t>the growth in the number of emergency room visits (</w:t>
      </w:r>
      <w:r w:rsidRPr="00C31F35">
        <w:rPr>
          <w:b/>
          <w:bCs/>
          <w:sz w:val="22"/>
          <w:szCs w:val="22"/>
        </w:rPr>
        <w:t>+9.1%</w:t>
      </w:r>
      <w:r w:rsidRPr="00C31F35">
        <w:rPr>
          <w:sz w:val="22"/>
          <w:szCs w:val="22"/>
        </w:rPr>
        <w:t xml:space="preserve">). </w:t>
      </w:r>
      <w:r w:rsidRPr="0064349C">
        <w:rPr>
          <w:sz w:val="22"/>
          <w:szCs w:val="22"/>
        </w:rPr>
        <w:t>Despite</w:t>
      </w:r>
      <w:r w:rsidRPr="00C31F35">
        <w:rPr>
          <w:sz w:val="22"/>
          <w:szCs w:val="22"/>
        </w:rPr>
        <w:t xml:space="preserve"> this overall increase in staffing, hospitals continue to experience </w:t>
      </w:r>
      <w:r w:rsidRPr="00C31F35">
        <w:rPr>
          <w:b/>
          <w:bCs/>
          <w:sz w:val="22"/>
          <w:szCs w:val="22"/>
        </w:rPr>
        <w:t>shortages</w:t>
      </w:r>
      <w:r w:rsidRPr="00C31F35">
        <w:rPr>
          <w:sz w:val="22"/>
          <w:szCs w:val="22"/>
        </w:rPr>
        <w:t xml:space="preserve"> that have led to </w:t>
      </w:r>
      <w:r w:rsidRPr="00C31F35">
        <w:rPr>
          <w:b/>
          <w:bCs/>
          <w:sz w:val="22"/>
          <w:szCs w:val="22"/>
        </w:rPr>
        <w:t>partial or complete closures</w:t>
      </w:r>
      <w:r w:rsidRPr="00C31F35">
        <w:rPr>
          <w:sz w:val="22"/>
          <w:szCs w:val="22"/>
        </w:rPr>
        <w:t xml:space="preserve"> of emergency departments.</w:t>
      </w:r>
    </w:p>
    <w:p w14:paraId="73E13863" w14:textId="3CAE8CFA" w:rsidR="00C31F35" w:rsidRPr="00C31F35" w:rsidRDefault="00C31F35" w:rsidP="00877354">
      <w:pPr>
        <w:spacing w:before="100" w:beforeAutospacing="1" w:after="100" w:afterAutospacing="1"/>
        <w:jc w:val="both"/>
        <w:rPr>
          <w:sz w:val="22"/>
          <w:szCs w:val="22"/>
        </w:rPr>
      </w:pPr>
      <w:r w:rsidRPr="00C31F35">
        <w:rPr>
          <w:sz w:val="22"/>
          <w:szCs w:val="22"/>
        </w:rPr>
        <w:t xml:space="preserve">This apparent contradiction suggests that the issue may not stem from an overall lack of physicians, but rather from an </w:t>
      </w:r>
      <w:r w:rsidRPr="00C31F35">
        <w:rPr>
          <w:b/>
          <w:bCs/>
          <w:sz w:val="22"/>
          <w:szCs w:val="22"/>
        </w:rPr>
        <w:t>unequal distribution of medical resources</w:t>
      </w:r>
      <w:r w:rsidR="001A026F">
        <w:rPr>
          <w:b/>
          <w:bCs/>
          <w:sz w:val="22"/>
          <w:szCs w:val="22"/>
        </w:rPr>
        <w:t xml:space="preserve"> </w:t>
      </w:r>
      <w:r w:rsidRPr="00C31F35">
        <w:rPr>
          <w:sz w:val="22"/>
          <w:szCs w:val="22"/>
        </w:rPr>
        <w:t xml:space="preserve">across regions </w:t>
      </w:r>
      <w:r w:rsidR="001852C0">
        <w:rPr>
          <w:b/>
          <w:bCs/>
          <w:sz w:val="22"/>
          <w:szCs w:val="22"/>
        </w:rPr>
        <w:t>(les déserts médicaux)</w:t>
      </w:r>
      <w:r w:rsidR="001852C0" w:rsidRPr="00C31F35">
        <w:rPr>
          <w:sz w:val="22"/>
          <w:szCs w:val="22"/>
        </w:rPr>
        <w:t xml:space="preserve"> </w:t>
      </w:r>
      <w:r w:rsidRPr="00C31F35">
        <w:rPr>
          <w:sz w:val="22"/>
          <w:szCs w:val="22"/>
        </w:rPr>
        <w:t>and hospital types.</w:t>
      </w:r>
    </w:p>
    <w:p w14:paraId="34CBC304" w14:textId="77777777" w:rsidR="006417BE" w:rsidRPr="006417BE" w:rsidRDefault="006417BE" w:rsidP="00877354">
      <w:pPr>
        <w:spacing w:before="100" w:beforeAutospacing="1" w:after="100" w:afterAutospacing="1"/>
        <w:jc w:val="both"/>
        <w:rPr>
          <w:sz w:val="22"/>
          <w:szCs w:val="22"/>
        </w:rPr>
      </w:pPr>
      <w:r w:rsidRPr="006417BE">
        <w:rPr>
          <w:sz w:val="22"/>
          <w:szCs w:val="22"/>
        </w:rPr>
        <w:t>The project therefore seeks to:</w:t>
      </w:r>
    </w:p>
    <w:p w14:paraId="20B58275" w14:textId="77777777" w:rsidR="006417BE" w:rsidRPr="006417BE" w:rsidRDefault="006417BE" w:rsidP="00877354">
      <w:pPr>
        <w:numPr>
          <w:ilvl w:val="0"/>
          <w:numId w:val="10"/>
        </w:numPr>
        <w:spacing w:before="100" w:beforeAutospacing="1" w:after="100" w:afterAutospacing="1"/>
        <w:jc w:val="both"/>
        <w:rPr>
          <w:sz w:val="22"/>
          <w:szCs w:val="22"/>
        </w:rPr>
      </w:pPr>
      <w:r w:rsidRPr="006417BE">
        <w:rPr>
          <w:b/>
          <w:bCs/>
          <w:sz w:val="22"/>
          <w:szCs w:val="22"/>
        </w:rPr>
        <w:t xml:space="preserve">Describe the current state of </w:t>
      </w:r>
      <w:commentRangeStart w:id="0"/>
      <w:commentRangeStart w:id="1"/>
      <w:r w:rsidRPr="006417BE">
        <w:rPr>
          <w:b/>
          <w:bCs/>
          <w:sz w:val="22"/>
          <w:szCs w:val="22"/>
        </w:rPr>
        <w:t>shortages</w:t>
      </w:r>
      <w:commentRangeEnd w:id="0"/>
      <w:r w:rsidR="003D4098" w:rsidRPr="00DC1A48">
        <w:rPr>
          <w:rStyle w:val="Marquedecommentaire"/>
          <w:i/>
          <w:sz w:val="22"/>
          <w:szCs w:val="22"/>
        </w:rPr>
        <w:commentReference w:id="0"/>
      </w:r>
      <w:commentRangeEnd w:id="1"/>
      <w:r w:rsidR="00DB691D" w:rsidRPr="00DC1A48">
        <w:rPr>
          <w:rStyle w:val="Marquedecommentaire"/>
          <w:i/>
          <w:sz w:val="22"/>
          <w:szCs w:val="22"/>
        </w:rPr>
        <w:commentReference w:id="1"/>
      </w:r>
      <w:r w:rsidRPr="00DC1A48">
        <w:rPr>
          <w:i/>
          <w:sz w:val="22"/>
          <w:szCs w:val="22"/>
        </w:rPr>
        <w:t xml:space="preserve"> </w:t>
      </w:r>
      <w:r w:rsidRPr="006417BE">
        <w:rPr>
          <w:sz w:val="22"/>
          <w:szCs w:val="22"/>
        </w:rPr>
        <w:t>of emergency physicians across hospitals and regions (</w:t>
      </w:r>
      <w:r w:rsidRPr="006417BE">
        <w:rPr>
          <w:i/>
          <w:iCs/>
          <w:sz w:val="22"/>
          <w:szCs w:val="22"/>
        </w:rPr>
        <w:t>cross-sectional analysis</w:t>
      </w:r>
      <w:r w:rsidR="00035949" w:rsidRPr="0064349C">
        <w:rPr>
          <w:i/>
          <w:iCs/>
          <w:sz w:val="22"/>
          <w:szCs w:val="22"/>
        </w:rPr>
        <w:t xml:space="preserve"> 2014 vs 2024</w:t>
      </w:r>
      <w:r w:rsidRPr="006417BE">
        <w:rPr>
          <w:sz w:val="22"/>
          <w:szCs w:val="22"/>
        </w:rPr>
        <w:t>).</w:t>
      </w:r>
    </w:p>
    <w:p w14:paraId="687D0A53" w14:textId="04A0BC4C" w:rsidR="00753FE5" w:rsidRPr="008D306C" w:rsidRDefault="00753FE5" w:rsidP="008D306C">
      <w:pPr>
        <w:numPr>
          <w:ilvl w:val="1"/>
          <w:numId w:val="10"/>
        </w:numPr>
        <w:spacing w:before="100" w:beforeAutospacing="1" w:after="100" w:afterAutospacing="1"/>
        <w:jc w:val="both"/>
        <w:rPr>
          <w:sz w:val="22"/>
          <w:szCs w:val="22"/>
        </w:rPr>
      </w:pPr>
      <w:r w:rsidRPr="008D306C">
        <w:rPr>
          <w:sz w:val="22"/>
          <w:szCs w:val="22"/>
        </w:rPr>
        <w:t xml:space="preserve">Using (1) </w:t>
      </w:r>
      <w:r w:rsidR="008D306C" w:rsidRPr="008D306C">
        <w:rPr>
          <w:sz w:val="22"/>
          <w:szCs w:val="22"/>
        </w:rPr>
        <w:t>doctors-to-visits ratio and (2) emergency departments-to-visits ratio as prox</w:t>
      </w:r>
      <w:r w:rsidR="009130E9">
        <w:rPr>
          <w:sz w:val="22"/>
          <w:szCs w:val="22"/>
        </w:rPr>
        <w:t>ies</w:t>
      </w:r>
      <w:r w:rsidR="008D306C" w:rsidRPr="008D306C">
        <w:rPr>
          <w:sz w:val="22"/>
          <w:szCs w:val="22"/>
        </w:rPr>
        <w:t xml:space="preserve"> for shortages.</w:t>
      </w:r>
    </w:p>
    <w:p w14:paraId="4A7F1944" w14:textId="77777777" w:rsidR="006417BE" w:rsidRPr="006417BE" w:rsidRDefault="006417BE" w:rsidP="00877354">
      <w:pPr>
        <w:numPr>
          <w:ilvl w:val="0"/>
          <w:numId w:val="10"/>
        </w:numPr>
        <w:spacing w:before="100" w:beforeAutospacing="1" w:after="100" w:afterAutospacing="1"/>
        <w:jc w:val="both"/>
        <w:rPr>
          <w:sz w:val="22"/>
          <w:szCs w:val="22"/>
        </w:rPr>
      </w:pPr>
      <w:r w:rsidRPr="006417BE">
        <w:rPr>
          <w:b/>
          <w:bCs/>
          <w:sz w:val="22"/>
          <w:szCs w:val="22"/>
        </w:rPr>
        <w:t>Examine whether these shortages can be explained</w:t>
      </w:r>
      <w:r w:rsidRPr="006417BE">
        <w:rPr>
          <w:sz w:val="22"/>
          <w:szCs w:val="22"/>
        </w:rPr>
        <w:t xml:space="preserve"> by structural or geographic imbalances (e.g., hospital type, size, or location).</w:t>
      </w:r>
    </w:p>
    <w:p w14:paraId="1C21A769" w14:textId="1924FF0C" w:rsidR="00C31F35" w:rsidRPr="00C31F35" w:rsidRDefault="006417BE" w:rsidP="00877354">
      <w:pPr>
        <w:numPr>
          <w:ilvl w:val="0"/>
          <w:numId w:val="10"/>
        </w:numPr>
        <w:spacing w:before="100" w:beforeAutospacing="1" w:after="100" w:afterAutospacing="1"/>
        <w:jc w:val="both"/>
        <w:rPr>
          <w:sz w:val="22"/>
          <w:szCs w:val="22"/>
        </w:rPr>
      </w:pPr>
      <w:r w:rsidRPr="006417BE">
        <w:rPr>
          <w:b/>
          <w:bCs/>
          <w:sz w:val="22"/>
          <w:szCs w:val="22"/>
        </w:rPr>
        <w:t>Assess how staffing shortages are linked</w:t>
      </w:r>
      <w:r w:rsidRPr="006417BE">
        <w:rPr>
          <w:sz w:val="22"/>
          <w:szCs w:val="22"/>
        </w:rPr>
        <w:t xml:space="preserve"> to the frequency and duration of </w:t>
      </w:r>
      <w:r w:rsidRPr="006417BE">
        <w:rPr>
          <w:b/>
          <w:bCs/>
          <w:sz w:val="22"/>
          <w:szCs w:val="22"/>
        </w:rPr>
        <w:t>partial or full closures</w:t>
      </w:r>
      <w:r w:rsidRPr="006417BE">
        <w:rPr>
          <w:sz w:val="22"/>
          <w:szCs w:val="22"/>
        </w:rPr>
        <w:t xml:space="preserve"> of emergency departments</w:t>
      </w:r>
      <w:r w:rsidR="00C740E1" w:rsidRPr="0064349C">
        <w:rPr>
          <w:sz w:val="22"/>
          <w:szCs w:val="22"/>
        </w:rPr>
        <w:t xml:space="preserve"> (</w:t>
      </w:r>
      <w:r w:rsidR="00C740E1" w:rsidRPr="0064349C">
        <w:rPr>
          <w:i/>
          <w:iCs/>
          <w:sz w:val="22"/>
          <w:szCs w:val="22"/>
        </w:rPr>
        <w:t>2024</w:t>
      </w:r>
      <w:r w:rsidR="00C740E1" w:rsidRPr="0064349C">
        <w:rPr>
          <w:sz w:val="22"/>
          <w:szCs w:val="22"/>
        </w:rPr>
        <w:t>)</w:t>
      </w:r>
      <w:r w:rsidRPr="006417BE">
        <w:rPr>
          <w:sz w:val="22"/>
          <w:szCs w:val="22"/>
        </w:rPr>
        <w:t>.</w:t>
      </w:r>
    </w:p>
    <w:p w14:paraId="307848CA" w14:textId="7F454468" w:rsidR="00203B5C" w:rsidRPr="00203B5C" w:rsidRDefault="004D20A4" w:rsidP="00877354">
      <w:pPr>
        <w:pStyle w:val="Titre3"/>
        <w:jc w:val="both"/>
      </w:pPr>
      <w:r>
        <w:rPr>
          <w:rStyle w:val="lev"/>
          <w:b w:val="0"/>
          <w:bCs w:val="0"/>
        </w:rPr>
        <w:t>2. Research Questions</w:t>
      </w:r>
    </w:p>
    <w:p w14:paraId="32A19184" w14:textId="77777777" w:rsidR="0064349C" w:rsidRDefault="0064349C" w:rsidP="00877354">
      <w:pPr>
        <w:pStyle w:val="NormalWeb"/>
        <w:jc w:val="both"/>
        <w:rPr>
          <w:rStyle w:val="lev"/>
        </w:rPr>
      </w:pPr>
    </w:p>
    <w:p w14:paraId="7FBD0513" w14:textId="67DD5F65" w:rsidR="00203B5C" w:rsidRPr="0064349C" w:rsidRDefault="00203B5C" w:rsidP="00877354">
      <w:pPr>
        <w:pStyle w:val="NormalWeb"/>
        <w:jc w:val="both"/>
        <w:rPr>
          <w:sz w:val="22"/>
          <w:szCs w:val="22"/>
        </w:rPr>
      </w:pPr>
      <w:r w:rsidRPr="0064349C">
        <w:rPr>
          <w:rStyle w:val="lev"/>
          <w:sz w:val="22"/>
          <w:szCs w:val="22"/>
        </w:rPr>
        <w:t>Main question</w:t>
      </w:r>
    </w:p>
    <w:p w14:paraId="1178A1B7" w14:textId="07CEBBF1" w:rsidR="00203B5C" w:rsidRPr="0064349C" w:rsidRDefault="00203B5C" w:rsidP="00877354">
      <w:pPr>
        <w:pStyle w:val="NormalWeb"/>
        <w:numPr>
          <w:ilvl w:val="0"/>
          <w:numId w:val="11"/>
        </w:numPr>
        <w:spacing w:before="100" w:beforeAutospacing="1" w:after="100" w:afterAutospacing="1"/>
        <w:jc w:val="both"/>
        <w:rPr>
          <w:sz w:val="22"/>
          <w:szCs w:val="22"/>
        </w:rPr>
      </w:pPr>
      <w:commentRangeStart w:id="2"/>
      <w:r w:rsidRPr="0064349C">
        <w:rPr>
          <w:sz w:val="22"/>
          <w:szCs w:val="22"/>
        </w:rPr>
        <w:t xml:space="preserve">How do staffing levels in emergency departments relate to the occurrence of </w:t>
      </w:r>
      <w:r w:rsidRPr="0064349C">
        <w:rPr>
          <w:rStyle w:val="lev"/>
          <w:sz w:val="22"/>
          <w:szCs w:val="22"/>
        </w:rPr>
        <w:t>partial or full closures</w:t>
      </w:r>
      <w:r w:rsidR="006F0D41">
        <w:rPr>
          <w:sz w:val="22"/>
          <w:szCs w:val="22"/>
        </w:rPr>
        <w:t xml:space="preserve">, </w:t>
      </w:r>
      <w:r w:rsidRPr="0064349C">
        <w:rPr>
          <w:sz w:val="22"/>
          <w:szCs w:val="22"/>
        </w:rPr>
        <w:t xml:space="preserve">or </w:t>
      </w:r>
      <w:r w:rsidRPr="0064349C">
        <w:rPr>
          <w:rStyle w:val="lev"/>
          <w:sz w:val="22"/>
          <w:szCs w:val="22"/>
        </w:rPr>
        <w:t>regulated access</w:t>
      </w:r>
      <w:r w:rsidR="00176204">
        <w:rPr>
          <w:rStyle w:val="lev"/>
          <w:sz w:val="22"/>
          <w:szCs w:val="22"/>
        </w:rPr>
        <w:t>,</w:t>
      </w:r>
      <w:r w:rsidR="00CE5CA5">
        <w:rPr>
          <w:rStyle w:val="lev"/>
          <w:sz w:val="22"/>
          <w:szCs w:val="22"/>
        </w:rPr>
        <w:t xml:space="preserve"> </w:t>
      </w:r>
      <w:r w:rsidR="00CE5CA5" w:rsidRPr="00CE5CA5">
        <w:rPr>
          <w:rStyle w:val="lev"/>
          <w:b w:val="0"/>
          <w:bCs w:val="0"/>
          <w:sz w:val="22"/>
          <w:szCs w:val="22"/>
        </w:rPr>
        <w:t>in 2024 in France</w:t>
      </w:r>
      <w:r w:rsidRPr="0064349C">
        <w:rPr>
          <w:sz w:val="22"/>
          <w:szCs w:val="22"/>
        </w:rPr>
        <w:t>?</w:t>
      </w:r>
      <w:commentRangeEnd w:id="2"/>
      <w:r w:rsidR="005E45B5" w:rsidRPr="0064349C">
        <w:rPr>
          <w:rStyle w:val="Marquedecommentaire"/>
          <w:sz w:val="22"/>
          <w:szCs w:val="22"/>
        </w:rPr>
        <w:commentReference w:id="2"/>
      </w:r>
    </w:p>
    <w:p w14:paraId="5BE0AE0A" w14:textId="77777777" w:rsidR="00203B5C" w:rsidRPr="0064349C" w:rsidRDefault="00203B5C" w:rsidP="00877354">
      <w:pPr>
        <w:pStyle w:val="NormalWeb"/>
        <w:jc w:val="both"/>
        <w:rPr>
          <w:sz w:val="22"/>
          <w:szCs w:val="22"/>
        </w:rPr>
      </w:pPr>
      <w:r w:rsidRPr="0064349C">
        <w:rPr>
          <w:rStyle w:val="lev"/>
          <w:sz w:val="22"/>
          <w:szCs w:val="22"/>
        </w:rPr>
        <w:t>Secondary questions</w:t>
      </w:r>
    </w:p>
    <w:p w14:paraId="0CE5B4F2" w14:textId="77777777" w:rsidR="00FE03A7" w:rsidRPr="00FE03A7" w:rsidRDefault="00FE03A7" w:rsidP="00877354">
      <w:pPr>
        <w:numPr>
          <w:ilvl w:val="0"/>
          <w:numId w:val="12"/>
        </w:numPr>
        <w:spacing w:beforeAutospacing="1" w:afterAutospacing="1"/>
        <w:jc w:val="both"/>
        <w:rPr>
          <w:sz w:val="22"/>
          <w:szCs w:val="22"/>
        </w:rPr>
      </w:pPr>
      <w:r w:rsidRPr="00FE03A7">
        <w:rPr>
          <w:sz w:val="22"/>
          <w:szCs w:val="22"/>
        </w:rPr>
        <w:t xml:space="preserve">How are characteristics such as legal status, geographic location, or hospital size </w:t>
      </w:r>
      <w:r w:rsidRPr="00FE03A7">
        <w:rPr>
          <w:b/>
          <w:bCs/>
          <w:sz w:val="22"/>
          <w:szCs w:val="22"/>
        </w:rPr>
        <w:t>associated</w:t>
      </w:r>
      <w:r w:rsidRPr="00FE03A7">
        <w:rPr>
          <w:sz w:val="22"/>
          <w:szCs w:val="22"/>
        </w:rPr>
        <w:t xml:space="preserve"> with partial or full closures?</w:t>
      </w:r>
    </w:p>
    <w:p w14:paraId="55819730" w14:textId="00D0ED85" w:rsidR="00203B5C" w:rsidRPr="0064349C" w:rsidRDefault="00203B5C" w:rsidP="00877354">
      <w:pPr>
        <w:pStyle w:val="NormalWeb"/>
        <w:numPr>
          <w:ilvl w:val="0"/>
          <w:numId w:val="12"/>
        </w:numPr>
        <w:spacing w:before="100" w:beforeAutospacing="1" w:after="100" w:afterAutospacing="1"/>
        <w:jc w:val="both"/>
        <w:rPr>
          <w:sz w:val="22"/>
          <w:szCs w:val="22"/>
        </w:rPr>
      </w:pPr>
      <w:r w:rsidRPr="0064349C">
        <w:rPr>
          <w:sz w:val="22"/>
          <w:szCs w:val="22"/>
        </w:rPr>
        <w:t xml:space="preserve">Are hospitals with </w:t>
      </w:r>
      <w:r w:rsidRPr="0064349C">
        <w:rPr>
          <w:rStyle w:val="lev"/>
          <w:sz w:val="22"/>
          <w:szCs w:val="22"/>
        </w:rPr>
        <w:t>low doctor-to-visit ratios</w:t>
      </w:r>
      <w:r w:rsidRPr="0064349C">
        <w:rPr>
          <w:sz w:val="22"/>
          <w:szCs w:val="22"/>
        </w:rPr>
        <w:t xml:space="preserve"> more likely to experience closures or regulated access?</w:t>
      </w:r>
      <w:r w:rsidR="00EE15E3">
        <w:rPr>
          <w:sz w:val="22"/>
          <w:szCs w:val="22"/>
        </w:rPr>
        <w:t xml:space="preserve"> </w:t>
      </w:r>
      <w:r w:rsidR="00EE15E3" w:rsidRPr="0064349C">
        <w:rPr>
          <w:sz w:val="22"/>
          <w:szCs w:val="22"/>
        </w:rPr>
        <w:t xml:space="preserve">Are </w:t>
      </w:r>
      <w:r w:rsidR="00EE15E3">
        <w:rPr>
          <w:sz w:val="22"/>
          <w:szCs w:val="22"/>
        </w:rPr>
        <w:t>départements</w:t>
      </w:r>
      <w:r w:rsidR="00EE15E3" w:rsidRPr="0064349C">
        <w:rPr>
          <w:sz w:val="22"/>
          <w:szCs w:val="22"/>
        </w:rPr>
        <w:t xml:space="preserve"> with </w:t>
      </w:r>
      <w:r w:rsidR="00EE15E3" w:rsidRPr="0064349C">
        <w:rPr>
          <w:rStyle w:val="lev"/>
          <w:sz w:val="22"/>
          <w:szCs w:val="22"/>
        </w:rPr>
        <w:t xml:space="preserve">low </w:t>
      </w:r>
      <w:r w:rsidR="00EE15E3">
        <w:rPr>
          <w:rStyle w:val="lev"/>
          <w:sz w:val="22"/>
          <w:szCs w:val="22"/>
        </w:rPr>
        <w:t>emergency departments</w:t>
      </w:r>
      <w:r w:rsidR="00EE15E3" w:rsidRPr="0064349C">
        <w:rPr>
          <w:rStyle w:val="lev"/>
          <w:sz w:val="22"/>
          <w:szCs w:val="22"/>
        </w:rPr>
        <w:t>-to-visit ratios</w:t>
      </w:r>
      <w:r w:rsidR="00EE15E3" w:rsidRPr="0064349C">
        <w:rPr>
          <w:sz w:val="22"/>
          <w:szCs w:val="22"/>
        </w:rPr>
        <w:t xml:space="preserve"> more likely to experience closures or regulated access?</w:t>
      </w:r>
    </w:p>
    <w:p w14:paraId="6616229D" w14:textId="544B1ED0" w:rsidR="00203B5C" w:rsidRPr="0064349C" w:rsidRDefault="00203B5C" w:rsidP="00877354">
      <w:pPr>
        <w:pStyle w:val="NormalWeb"/>
        <w:numPr>
          <w:ilvl w:val="0"/>
          <w:numId w:val="12"/>
        </w:numPr>
        <w:spacing w:before="100" w:beforeAutospacing="1" w:after="100" w:afterAutospacing="1"/>
        <w:jc w:val="both"/>
        <w:rPr>
          <w:sz w:val="22"/>
          <w:szCs w:val="22"/>
        </w:rPr>
      </w:pPr>
      <w:r w:rsidRPr="0064349C">
        <w:rPr>
          <w:sz w:val="22"/>
          <w:szCs w:val="22"/>
        </w:rPr>
        <w:lastRenderedPageBreak/>
        <w:t xml:space="preserve">How has the </w:t>
      </w:r>
      <w:r w:rsidRPr="0064349C">
        <w:rPr>
          <w:rStyle w:val="lev"/>
          <w:sz w:val="22"/>
          <w:szCs w:val="22"/>
        </w:rPr>
        <w:t>distribution of emergency department staffing</w:t>
      </w:r>
      <w:r w:rsidRPr="0064349C">
        <w:rPr>
          <w:sz w:val="22"/>
          <w:szCs w:val="22"/>
        </w:rPr>
        <w:t xml:space="preserve"> evolved between </w:t>
      </w:r>
      <w:r w:rsidRPr="0064349C">
        <w:rPr>
          <w:rStyle w:val="lev"/>
          <w:sz w:val="22"/>
          <w:szCs w:val="22"/>
        </w:rPr>
        <w:t>2014 and 2024</w:t>
      </w:r>
      <w:r w:rsidRPr="0064349C">
        <w:rPr>
          <w:sz w:val="22"/>
          <w:szCs w:val="22"/>
        </w:rPr>
        <w:t xml:space="preserve"> (</w:t>
      </w:r>
      <w:r w:rsidRPr="0064349C">
        <w:rPr>
          <w:rStyle w:val="Accentuation"/>
          <w:sz w:val="22"/>
          <w:szCs w:val="22"/>
        </w:rPr>
        <w:t>cross-sectional analysis</w:t>
      </w:r>
      <w:r w:rsidRPr="0064349C">
        <w:rPr>
          <w:sz w:val="22"/>
          <w:szCs w:val="22"/>
        </w:rPr>
        <w:t xml:space="preserve">), and in which areas </w:t>
      </w:r>
      <w:r w:rsidR="00C45199" w:rsidRPr="0064349C">
        <w:rPr>
          <w:sz w:val="22"/>
          <w:szCs w:val="22"/>
        </w:rPr>
        <w:t>have</w:t>
      </w:r>
      <w:r w:rsidRPr="0064349C">
        <w:rPr>
          <w:sz w:val="22"/>
          <w:szCs w:val="22"/>
        </w:rPr>
        <w:t xml:space="preserve"> the situation </w:t>
      </w:r>
      <w:r w:rsidRPr="0064349C">
        <w:rPr>
          <w:rStyle w:val="lev"/>
          <w:sz w:val="22"/>
          <w:szCs w:val="22"/>
        </w:rPr>
        <w:t>deteriorated or improved</w:t>
      </w:r>
      <w:r w:rsidRPr="0064349C">
        <w:rPr>
          <w:sz w:val="22"/>
          <w:szCs w:val="22"/>
        </w:rPr>
        <w:t xml:space="preserve"> </w:t>
      </w:r>
      <w:r w:rsidRPr="00FE12E0">
        <w:rPr>
          <w:strike/>
          <w:sz w:val="22"/>
          <w:szCs w:val="22"/>
        </w:rPr>
        <w:t>(</w:t>
      </w:r>
      <w:r w:rsidRPr="00FE12E0">
        <w:rPr>
          <w:rStyle w:val="Accentuation"/>
          <w:strike/>
          <w:sz w:val="22"/>
          <w:szCs w:val="22"/>
        </w:rPr>
        <w:t>panel analysis</w:t>
      </w:r>
      <w:r w:rsidR="00FB7612">
        <w:rPr>
          <w:rStyle w:val="Accentuation"/>
          <w:strike/>
          <w:sz w:val="22"/>
          <w:szCs w:val="22"/>
        </w:rPr>
        <w:t xml:space="preserve"> if possible</w:t>
      </w:r>
      <w:r w:rsidRPr="00FE12E0">
        <w:rPr>
          <w:strike/>
          <w:sz w:val="22"/>
          <w:szCs w:val="22"/>
        </w:rPr>
        <w:t>)</w:t>
      </w:r>
      <w:r w:rsidRPr="0064349C">
        <w:rPr>
          <w:sz w:val="22"/>
          <w:szCs w:val="22"/>
        </w:rPr>
        <w:t>?</w:t>
      </w:r>
    </w:p>
    <w:p w14:paraId="3A243393" w14:textId="77777777" w:rsidR="00203B5C" w:rsidRDefault="00203B5C" w:rsidP="00F81039">
      <w:pPr>
        <w:pStyle w:val="NormalWeb"/>
        <w:spacing w:before="100" w:beforeAutospacing="1" w:after="100" w:afterAutospacing="1"/>
      </w:pPr>
    </w:p>
    <w:p w14:paraId="54AF21EB" w14:textId="4803E0E8" w:rsidR="00F81039" w:rsidRDefault="00A22E7B" w:rsidP="00A22E7B">
      <w:pPr>
        <w:pStyle w:val="Titre3"/>
      </w:pPr>
      <w:r>
        <w:t xml:space="preserve">3. </w:t>
      </w:r>
      <w:r w:rsidR="00F81039">
        <w:t>Data Sources</w:t>
      </w:r>
    </w:p>
    <w:p w14:paraId="475AABF7" w14:textId="77777777" w:rsidR="001F445E" w:rsidRDefault="001F445E" w:rsidP="00877354">
      <w:pPr>
        <w:ind w:left="360"/>
        <w:jc w:val="both"/>
      </w:pPr>
    </w:p>
    <w:p w14:paraId="7FAD0427" w14:textId="0B7308B3" w:rsidR="005869DB" w:rsidRPr="005869DB" w:rsidRDefault="005869DB" w:rsidP="00877354">
      <w:pPr>
        <w:jc w:val="both"/>
        <w:rPr>
          <w:color w:val="0E0E0E"/>
          <w:sz w:val="22"/>
          <w:szCs w:val="22"/>
        </w:rPr>
      </w:pPr>
      <w:r w:rsidRPr="005869DB">
        <w:rPr>
          <w:color w:val="0E0E0E"/>
          <w:sz w:val="22"/>
          <w:szCs w:val="22"/>
        </w:rPr>
        <w:t xml:space="preserve">The following section presents the datasets that will be used in the project, combining </w:t>
      </w:r>
      <w:r w:rsidRPr="005869DB">
        <w:rPr>
          <w:rStyle w:val="s1"/>
          <w:color w:val="0E0E0E"/>
          <w:sz w:val="22"/>
          <w:szCs w:val="22"/>
        </w:rPr>
        <w:t>existing official sources</w:t>
      </w:r>
      <w:r w:rsidRPr="005869DB">
        <w:rPr>
          <w:color w:val="0E0E0E"/>
          <w:sz w:val="22"/>
          <w:szCs w:val="22"/>
        </w:rPr>
        <w:t xml:space="preserve"> with </w:t>
      </w:r>
      <w:r w:rsidRPr="005869DB">
        <w:rPr>
          <w:rStyle w:val="s1"/>
          <w:color w:val="0E0E0E"/>
          <w:sz w:val="22"/>
          <w:szCs w:val="22"/>
        </w:rPr>
        <w:t>a new dataset to be created by the team</w:t>
      </w:r>
      <w:r w:rsidRPr="005869DB">
        <w:rPr>
          <w:color w:val="0E0E0E"/>
          <w:sz w:val="22"/>
          <w:szCs w:val="22"/>
        </w:rPr>
        <w:t xml:space="preserve">. The newly created dataset will be referred to as the </w:t>
      </w:r>
      <w:r w:rsidRPr="005869DB">
        <w:rPr>
          <w:rStyle w:val="s1"/>
          <w:color w:val="0E0E0E"/>
          <w:sz w:val="22"/>
          <w:szCs w:val="22"/>
        </w:rPr>
        <w:t>EDCD (Emergency Department Closures Database)</w:t>
      </w:r>
      <w:r w:rsidRPr="005869DB">
        <w:rPr>
          <w:color w:val="0E0E0E"/>
          <w:sz w:val="22"/>
          <w:szCs w:val="22"/>
        </w:rPr>
        <w:t>.</w:t>
      </w:r>
    </w:p>
    <w:p w14:paraId="1A90F7CD" w14:textId="77777777" w:rsidR="001F445E" w:rsidRPr="005869DB" w:rsidRDefault="001F445E" w:rsidP="00A059E3">
      <w:pPr>
        <w:rPr>
          <w:sz w:val="22"/>
          <w:szCs w:val="2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2079"/>
        <w:gridCol w:w="2225"/>
        <w:gridCol w:w="2686"/>
      </w:tblGrid>
      <w:tr w:rsidR="00F14DBA" w:rsidRPr="005869DB" w14:paraId="668C2D7D" w14:textId="77777777" w:rsidTr="00703CF9">
        <w:trPr>
          <w:tblHeader/>
          <w:tblCellSpacing w:w="15" w:type="dxa"/>
        </w:trPr>
        <w:tc>
          <w:tcPr>
            <w:tcW w:w="0" w:type="auto"/>
            <w:vAlign w:val="center"/>
            <w:hideMark/>
          </w:tcPr>
          <w:p w14:paraId="560B053A" w14:textId="77777777" w:rsidR="00703CF9" w:rsidRPr="00703CF9" w:rsidRDefault="00703CF9" w:rsidP="00703CF9">
            <w:pPr>
              <w:pBdr>
                <w:bottom w:val="single" w:sz="4" w:space="1" w:color="auto"/>
              </w:pBdr>
              <w:jc w:val="center"/>
              <w:rPr>
                <w:b/>
                <w:bCs/>
                <w:sz w:val="22"/>
                <w:szCs w:val="22"/>
              </w:rPr>
            </w:pPr>
            <w:r w:rsidRPr="00703CF9">
              <w:rPr>
                <w:b/>
                <w:bCs/>
                <w:sz w:val="22"/>
                <w:szCs w:val="22"/>
              </w:rPr>
              <w:t>Dataset</w:t>
            </w:r>
          </w:p>
        </w:tc>
        <w:tc>
          <w:tcPr>
            <w:tcW w:w="0" w:type="auto"/>
            <w:vAlign w:val="center"/>
            <w:hideMark/>
          </w:tcPr>
          <w:p w14:paraId="7FD478E7" w14:textId="77777777" w:rsidR="00703CF9" w:rsidRPr="00703CF9" w:rsidRDefault="00703CF9" w:rsidP="00703CF9">
            <w:pPr>
              <w:pBdr>
                <w:bottom w:val="single" w:sz="4" w:space="1" w:color="auto"/>
              </w:pBdr>
              <w:jc w:val="center"/>
              <w:rPr>
                <w:b/>
                <w:bCs/>
                <w:sz w:val="22"/>
                <w:szCs w:val="22"/>
              </w:rPr>
            </w:pPr>
            <w:r w:rsidRPr="00703CF9">
              <w:rPr>
                <w:b/>
                <w:bCs/>
                <w:sz w:val="22"/>
                <w:szCs w:val="22"/>
              </w:rPr>
              <w:t>Description</w:t>
            </w:r>
          </w:p>
        </w:tc>
        <w:tc>
          <w:tcPr>
            <w:tcW w:w="0" w:type="auto"/>
            <w:vAlign w:val="center"/>
            <w:hideMark/>
          </w:tcPr>
          <w:p w14:paraId="152F3945" w14:textId="77777777" w:rsidR="00703CF9" w:rsidRPr="00703CF9" w:rsidRDefault="00703CF9" w:rsidP="00703CF9">
            <w:pPr>
              <w:pBdr>
                <w:bottom w:val="single" w:sz="4" w:space="1" w:color="auto"/>
              </w:pBdr>
              <w:jc w:val="center"/>
              <w:rPr>
                <w:b/>
                <w:bCs/>
                <w:sz w:val="22"/>
                <w:szCs w:val="22"/>
              </w:rPr>
            </w:pPr>
            <w:r w:rsidRPr="00703CF9">
              <w:rPr>
                <w:b/>
                <w:bCs/>
                <w:sz w:val="22"/>
                <w:szCs w:val="22"/>
              </w:rPr>
              <w:t>Access</w:t>
            </w:r>
          </w:p>
        </w:tc>
        <w:tc>
          <w:tcPr>
            <w:tcW w:w="0" w:type="auto"/>
            <w:vAlign w:val="center"/>
            <w:hideMark/>
          </w:tcPr>
          <w:p w14:paraId="4FB4CF93" w14:textId="77777777" w:rsidR="00703CF9" w:rsidRPr="00703CF9" w:rsidRDefault="00703CF9" w:rsidP="00703CF9">
            <w:pPr>
              <w:pBdr>
                <w:bottom w:val="single" w:sz="4" w:space="1" w:color="auto"/>
              </w:pBdr>
              <w:jc w:val="center"/>
              <w:rPr>
                <w:b/>
                <w:bCs/>
                <w:sz w:val="22"/>
                <w:szCs w:val="22"/>
              </w:rPr>
            </w:pPr>
            <w:r w:rsidRPr="00703CF9">
              <w:rPr>
                <w:b/>
                <w:bCs/>
                <w:sz w:val="22"/>
                <w:szCs w:val="22"/>
              </w:rPr>
              <w:t>Purpose in analysis</w:t>
            </w:r>
          </w:p>
        </w:tc>
      </w:tr>
      <w:tr w:rsidR="00F14DBA" w:rsidRPr="005869DB" w14:paraId="0A760944" w14:textId="77777777" w:rsidTr="00703CF9">
        <w:trPr>
          <w:tblCellSpacing w:w="15" w:type="dxa"/>
        </w:trPr>
        <w:tc>
          <w:tcPr>
            <w:tcW w:w="0" w:type="auto"/>
            <w:tcBorders>
              <w:top w:val="nil"/>
              <w:bottom w:val="nil"/>
              <w:right w:val="single" w:sz="4" w:space="0" w:color="auto"/>
            </w:tcBorders>
            <w:vAlign w:val="center"/>
          </w:tcPr>
          <w:p w14:paraId="28ACC739" w14:textId="153AC8BD" w:rsidR="00F634C4" w:rsidRDefault="00F634C4" w:rsidP="00F634C4">
            <w:r w:rsidRPr="005869DB">
              <w:rPr>
                <w:b/>
                <w:bCs/>
                <w:sz w:val="22"/>
                <w:szCs w:val="22"/>
              </w:rPr>
              <w:t>Emergency Department Closures Database (LLM-assisted collection)</w:t>
            </w:r>
          </w:p>
        </w:tc>
        <w:tc>
          <w:tcPr>
            <w:tcW w:w="0" w:type="auto"/>
            <w:vAlign w:val="center"/>
          </w:tcPr>
          <w:p w14:paraId="076397DF" w14:textId="76FC1FA4" w:rsidR="00F634C4" w:rsidRPr="00703CF9" w:rsidRDefault="00F634C4" w:rsidP="00F634C4">
            <w:pPr>
              <w:rPr>
                <w:sz w:val="22"/>
                <w:szCs w:val="22"/>
              </w:rPr>
            </w:pPr>
            <w:r w:rsidRPr="005869DB">
              <w:rPr>
                <w:sz w:val="22"/>
                <w:szCs w:val="22"/>
              </w:rPr>
              <w:t>Regional announcements of partial/full closures or regulated access</w:t>
            </w:r>
            <w:r w:rsidR="000F0067">
              <w:rPr>
                <w:sz w:val="22"/>
                <w:szCs w:val="22"/>
              </w:rPr>
              <w:t>.</w:t>
            </w:r>
            <w:r w:rsidR="002356E3">
              <w:rPr>
                <w:sz w:val="22"/>
                <w:szCs w:val="22"/>
              </w:rPr>
              <w:t xml:space="preserve"> </w:t>
            </w:r>
          </w:p>
        </w:tc>
        <w:tc>
          <w:tcPr>
            <w:tcW w:w="0" w:type="auto"/>
            <w:vAlign w:val="center"/>
          </w:tcPr>
          <w:p w14:paraId="12C60867" w14:textId="4608A61E" w:rsidR="00F634C4" w:rsidRPr="00703CF9" w:rsidRDefault="00F634C4" w:rsidP="00F634C4">
            <w:pPr>
              <w:rPr>
                <w:sz w:val="22"/>
                <w:szCs w:val="22"/>
              </w:rPr>
            </w:pPr>
            <w:r w:rsidRPr="00703CF9">
              <w:rPr>
                <w:sz w:val="22"/>
                <w:szCs w:val="22"/>
              </w:rPr>
              <w:t>Public web sources</w:t>
            </w:r>
            <w:r w:rsidRPr="005869DB">
              <w:rPr>
                <w:sz w:val="22"/>
                <w:szCs w:val="22"/>
              </w:rPr>
              <w:t xml:space="preserve"> (</w:t>
            </w:r>
            <w:hyperlink r:id="rId15" w:history="1">
              <w:r w:rsidRPr="005869DB">
                <w:rPr>
                  <w:rStyle w:val="Lienhypertexte"/>
                  <w:sz w:val="22"/>
                  <w:szCs w:val="22"/>
                </w:rPr>
                <w:t>Agence Régionale de Santé</w:t>
              </w:r>
            </w:hyperlink>
            <w:r w:rsidR="00C40591">
              <w:t xml:space="preserve">, </w:t>
            </w:r>
            <w:r w:rsidR="00C40591">
              <w:rPr>
                <w:sz w:val="22"/>
                <w:szCs w:val="22"/>
              </w:rPr>
              <w:t>local newspapers, hospital websites, and any other information available online</w:t>
            </w:r>
            <w:r w:rsidRPr="005869DB">
              <w:rPr>
                <w:sz w:val="22"/>
                <w:szCs w:val="22"/>
              </w:rPr>
              <w:t>)</w:t>
            </w:r>
          </w:p>
        </w:tc>
        <w:tc>
          <w:tcPr>
            <w:tcW w:w="0" w:type="auto"/>
            <w:vAlign w:val="center"/>
          </w:tcPr>
          <w:p w14:paraId="523D0858" w14:textId="6F7FF578" w:rsidR="00F634C4" w:rsidRPr="00703CF9" w:rsidRDefault="00D33EB0" w:rsidP="00F634C4">
            <w:pPr>
              <w:rPr>
                <w:sz w:val="22"/>
                <w:szCs w:val="22"/>
              </w:rPr>
            </w:pPr>
            <w:r>
              <w:rPr>
                <w:sz w:val="22"/>
                <w:szCs w:val="22"/>
              </w:rPr>
              <w:t xml:space="preserve">Answer main RQ; </w:t>
            </w:r>
            <w:r w:rsidR="00F634C4" w:rsidRPr="005869DB">
              <w:rPr>
                <w:sz w:val="22"/>
                <w:szCs w:val="22"/>
              </w:rPr>
              <w:t>Build an exhaustive database of closures and regulations starting in 2023.</w:t>
            </w:r>
          </w:p>
        </w:tc>
      </w:tr>
      <w:tr w:rsidR="00F14DBA" w:rsidRPr="005869DB" w14:paraId="7AAA4DDF" w14:textId="77777777" w:rsidTr="00703CF9">
        <w:trPr>
          <w:tblCellSpacing w:w="15" w:type="dxa"/>
        </w:trPr>
        <w:tc>
          <w:tcPr>
            <w:tcW w:w="0" w:type="auto"/>
            <w:tcBorders>
              <w:top w:val="nil"/>
              <w:bottom w:val="nil"/>
              <w:right w:val="single" w:sz="4" w:space="0" w:color="auto"/>
            </w:tcBorders>
            <w:vAlign w:val="center"/>
            <w:hideMark/>
          </w:tcPr>
          <w:p w14:paraId="2ABA149D" w14:textId="65306C24" w:rsidR="00F634C4" w:rsidRPr="00831718" w:rsidRDefault="00F634C4" w:rsidP="00F634C4">
            <w:pPr>
              <w:rPr>
                <w:sz w:val="22"/>
                <w:szCs w:val="22"/>
                <w:lang w:val="fr-FR"/>
              </w:rPr>
            </w:pPr>
            <w:hyperlink r:id="rId16" w:history="1">
              <w:r w:rsidRPr="00831718">
                <w:rPr>
                  <w:rStyle w:val="Lienhypertexte"/>
                  <w:b/>
                  <w:bCs/>
                  <w:sz w:val="22"/>
                  <w:szCs w:val="22"/>
                  <w:lang w:val="fr-FR"/>
                </w:rPr>
                <w:t>SAE (Statistique Annuelle des Établissements de Santé)</w:t>
              </w:r>
            </w:hyperlink>
          </w:p>
        </w:tc>
        <w:tc>
          <w:tcPr>
            <w:tcW w:w="0" w:type="auto"/>
            <w:vAlign w:val="center"/>
            <w:hideMark/>
          </w:tcPr>
          <w:p w14:paraId="3FB59CB5" w14:textId="760DB96A" w:rsidR="00F634C4" w:rsidRPr="00703CF9" w:rsidRDefault="00F634C4" w:rsidP="00F634C4">
            <w:pPr>
              <w:rPr>
                <w:sz w:val="22"/>
                <w:szCs w:val="22"/>
              </w:rPr>
            </w:pPr>
            <w:r w:rsidRPr="00703CF9">
              <w:rPr>
                <w:sz w:val="22"/>
                <w:szCs w:val="22"/>
              </w:rPr>
              <w:t xml:space="preserve">Annual </w:t>
            </w:r>
            <w:r w:rsidRPr="005869DB">
              <w:rPr>
                <w:sz w:val="22"/>
                <w:szCs w:val="22"/>
              </w:rPr>
              <w:t xml:space="preserve">survey </w:t>
            </w:r>
            <w:r w:rsidRPr="00703CF9">
              <w:rPr>
                <w:sz w:val="22"/>
                <w:szCs w:val="22"/>
              </w:rPr>
              <w:t>of hospitals with staffing and activity indicators</w:t>
            </w:r>
          </w:p>
        </w:tc>
        <w:tc>
          <w:tcPr>
            <w:tcW w:w="0" w:type="auto"/>
            <w:vAlign w:val="center"/>
            <w:hideMark/>
          </w:tcPr>
          <w:p w14:paraId="3549A525" w14:textId="77777777" w:rsidR="00F634C4" w:rsidRPr="00703CF9" w:rsidRDefault="00F634C4" w:rsidP="00F634C4">
            <w:pPr>
              <w:rPr>
                <w:sz w:val="22"/>
                <w:szCs w:val="22"/>
              </w:rPr>
            </w:pPr>
            <w:r w:rsidRPr="00703CF9">
              <w:rPr>
                <w:sz w:val="22"/>
                <w:szCs w:val="22"/>
              </w:rPr>
              <w:t>Open data (DREES)</w:t>
            </w:r>
          </w:p>
        </w:tc>
        <w:tc>
          <w:tcPr>
            <w:tcW w:w="0" w:type="auto"/>
            <w:vAlign w:val="center"/>
            <w:hideMark/>
          </w:tcPr>
          <w:p w14:paraId="65514AAA" w14:textId="06D68B7E" w:rsidR="00F634C4" w:rsidRPr="00703CF9" w:rsidRDefault="00F634C4" w:rsidP="00F634C4">
            <w:pPr>
              <w:rPr>
                <w:sz w:val="22"/>
                <w:szCs w:val="22"/>
              </w:rPr>
            </w:pPr>
            <w:r w:rsidRPr="00703CF9">
              <w:rPr>
                <w:sz w:val="22"/>
                <w:szCs w:val="22"/>
              </w:rPr>
              <w:t xml:space="preserve">Compute doctor-to-visits </w:t>
            </w:r>
            <w:r w:rsidR="003C6B2E">
              <w:rPr>
                <w:sz w:val="22"/>
                <w:szCs w:val="22"/>
              </w:rPr>
              <w:t>and emergency departments-to-visits</w:t>
            </w:r>
            <w:r w:rsidRPr="00703CF9">
              <w:rPr>
                <w:sz w:val="22"/>
                <w:szCs w:val="22"/>
              </w:rPr>
              <w:t xml:space="preserve"> ratios, identify low-staffed services</w:t>
            </w:r>
            <w:r w:rsidRPr="005869DB">
              <w:rPr>
                <w:sz w:val="22"/>
                <w:szCs w:val="22"/>
              </w:rPr>
              <w:t xml:space="preserve"> for 2014 and </w:t>
            </w:r>
            <w:commentRangeStart w:id="3"/>
            <w:r w:rsidRPr="005869DB">
              <w:rPr>
                <w:sz w:val="22"/>
                <w:szCs w:val="22"/>
              </w:rPr>
              <w:t>2024</w:t>
            </w:r>
            <w:commentRangeEnd w:id="3"/>
            <w:r>
              <w:rPr>
                <w:rStyle w:val="Marquedecommentaire"/>
                <w:sz w:val="22"/>
                <w:szCs w:val="22"/>
              </w:rPr>
              <w:commentReference w:id="3"/>
            </w:r>
            <w:r w:rsidR="00953659">
              <w:rPr>
                <w:sz w:val="22"/>
                <w:szCs w:val="22"/>
              </w:rPr>
              <w:t>; much more information on the hospital</w:t>
            </w:r>
            <w:r w:rsidRPr="005869DB">
              <w:rPr>
                <w:sz w:val="22"/>
                <w:szCs w:val="22"/>
              </w:rPr>
              <w:t>.</w:t>
            </w:r>
          </w:p>
        </w:tc>
      </w:tr>
      <w:tr w:rsidR="00F14DBA" w:rsidRPr="005869DB" w14:paraId="42FD073A" w14:textId="77777777" w:rsidTr="00703CF9">
        <w:trPr>
          <w:tblCellSpacing w:w="15" w:type="dxa"/>
        </w:trPr>
        <w:tc>
          <w:tcPr>
            <w:tcW w:w="0" w:type="auto"/>
            <w:tcBorders>
              <w:top w:val="nil"/>
              <w:bottom w:val="nil"/>
              <w:right w:val="single" w:sz="4" w:space="0" w:color="auto"/>
            </w:tcBorders>
            <w:vAlign w:val="center"/>
            <w:hideMark/>
          </w:tcPr>
          <w:p w14:paraId="727A5659" w14:textId="571B29ED" w:rsidR="00F634C4" w:rsidRPr="00703CF9" w:rsidRDefault="00F634C4" w:rsidP="00F634C4">
            <w:pPr>
              <w:rPr>
                <w:sz w:val="22"/>
                <w:szCs w:val="22"/>
              </w:rPr>
            </w:pPr>
            <w:hyperlink r:id="rId17" w:history="1">
              <w:r w:rsidRPr="00703CF9">
                <w:rPr>
                  <w:rStyle w:val="Lienhypertexte"/>
                  <w:b/>
                  <w:bCs/>
                  <w:sz w:val="22"/>
                  <w:szCs w:val="22"/>
                </w:rPr>
                <w:t>Enquête Urgences 2023</w:t>
              </w:r>
            </w:hyperlink>
          </w:p>
        </w:tc>
        <w:tc>
          <w:tcPr>
            <w:tcW w:w="0" w:type="auto"/>
            <w:vAlign w:val="center"/>
            <w:hideMark/>
          </w:tcPr>
          <w:p w14:paraId="5A4F9B94" w14:textId="5CDD7205" w:rsidR="00F634C4" w:rsidRPr="00703CF9" w:rsidRDefault="00F634C4" w:rsidP="00F634C4">
            <w:pPr>
              <w:pStyle w:val="p1"/>
              <w:rPr>
                <w:sz w:val="22"/>
                <w:szCs w:val="22"/>
              </w:rPr>
            </w:pPr>
            <w:r w:rsidRPr="00703CF9">
              <w:rPr>
                <w:sz w:val="22"/>
                <w:szCs w:val="22"/>
              </w:rPr>
              <w:t xml:space="preserve">Detailed staffing snapshot on a specific day </w:t>
            </w:r>
            <w:r w:rsidRPr="005869DB">
              <w:rPr>
                <w:sz w:val="22"/>
                <w:szCs w:val="22"/>
              </w:rPr>
              <w:t>(three time slots: morning, evening, night).</w:t>
            </w:r>
          </w:p>
        </w:tc>
        <w:tc>
          <w:tcPr>
            <w:tcW w:w="0" w:type="auto"/>
            <w:vAlign w:val="center"/>
            <w:hideMark/>
          </w:tcPr>
          <w:p w14:paraId="3B10515C" w14:textId="77777777" w:rsidR="00F634C4" w:rsidRPr="00703CF9" w:rsidRDefault="00F634C4" w:rsidP="00F634C4">
            <w:pPr>
              <w:rPr>
                <w:sz w:val="22"/>
                <w:szCs w:val="22"/>
              </w:rPr>
            </w:pPr>
            <w:r w:rsidRPr="00703CF9">
              <w:rPr>
                <w:sz w:val="22"/>
                <w:szCs w:val="22"/>
              </w:rPr>
              <w:t>Structure module open; HR module pending agreement</w:t>
            </w:r>
          </w:p>
        </w:tc>
        <w:tc>
          <w:tcPr>
            <w:tcW w:w="0" w:type="auto"/>
            <w:vAlign w:val="center"/>
            <w:hideMark/>
          </w:tcPr>
          <w:p w14:paraId="7C0E1308" w14:textId="0B386B90" w:rsidR="00F634C4" w:rsidRPr="00703CF9" w:rsidRDefault="00083543" w:rsidP="00F634C4">
            <w:pPr>
              <w:rPr>
                <w:sz w:val="22"/>
                <w:szCs w:val="22"/>
              </w:rPr>
            </w:pPr>
            <w:r>
              <w:rPr>
                <w:sz w:val="22"/>
                <w:szCs w:val="22"/>
              </w:rPr>
              <w:t xml:space="preserve">Counterpoint the SAE; </w:t>
            </w:r>
            <w:r w:rsidR="00F634C4" w:rsidRPr="005869DB">
              <w:rPr>
                <w:sz w:val="22"/>
                <w:szCs w:val="22"/>
              </w:rPr>
              <w:t xml:space="preserve">Cross-validate EDCD </w:t>
            </w:r>
            <w:commentRangeStart w:id="4"/>
            <w:r w:rsidR="00F634C4" w:rsidRPr="005869DB">
              <w:rPr>
                <w:sz w:val="22"/>
                <w:szCs w:val="22"/>
              </w:rPr>
              <w:t>in 2023</w:t>
            </w:r>
            <w:commentRangeEnd w:id="4"/>
            <w:r w:rsidR="00F634C4" w:rsidRPr="005869DB">
              <w:rPr>
                <w:rStyle w:val="Marquedecommentaire"/>
                <w:sz w:val="22"/>
                <w:szCs w:val="22"/>
              </w:rPr>
              <w:commentReference w:id="4"/>
            </w:r>
            <w:r w:rsidR="00F634C4" w:rsidRPr="005869DB">
              <w:rPr>
                <w:sz w:val="22"/>
                <w:szCs w:val="22"/>
              </w:rPr>
              <w:t xml:space="preserve">: </w:t>
            </w:r>
            <w:commentRangeStart w:id="5"/>
            <w:r w:rsidR="00F634C4" w:rsidRPr="00703CF9">
              <w:rPr>
                <w:sz w:val="22"/>
                <w:szCs w:val="22"/>
              </w:rPr>
              <w:t>staffing measures</w:t>
            </w:r>
            <w:r w:rsidR="00F634C4" w:rsidRPr="005869DB">
              <w:rPr>
                <w:sz w:val="22"/>
                <w:szCs w:val="22"/>
              </w:rPr>
              <w:t xml:space="preserve"> and </w:t>
            </w:r>
            <w:r w:rsidR="00F634C4" w:rsidRPr="00703CF9">
              <w:rPr>
                <w:sz w:val="22"/>
                <w:szCs w:val="22"/>
              </w:rPr>
              <w:t>capture daily patterns</w:t>
            </w:r>
            <w:r w:rsidR="002C4197">
              <w:rPr>
                <w:sz w:val="22"/>
                <w:szCs w:val="22"/>
              </w:rPr>
              <w:t xml:space="preserve">; </w:t>
            </w:r>
            <w:r w:rsidR="00AA4C73">
              <w:rPr>
                <w:sz w:val="22"/>
                <w:szCs w:val="22"/>
              </w:rPr>
              <w:t>full description of emergency structures</w:t>
            </w:r>
            <w:commentRangeEnd w:id="5"/>
            <w:r w:rsidR="00B72626">
              <w:rPr>
                <w:rStyle w:val="Marquedecommentaire"/>
                <w:sz w:val="22"/>
                <w:szCs w:val="22"/>
              </w:rPr>
              <w:commentReference w:id="5"/>
            </w:r>
            <w:r w:rsidR="00155C68">
              <w:rPr>
                <w:sz w:val="22"/>
                <w:szCs w:val="22"/>
              </w:rPr>
              <w:t>.</w:t>
            </w:r>
            <w:r w:rsidR="00AA4C73">
              <w:rPr>
                <w:sz w:val="22"/>
                <w:szCs w:val="22"/>
              </w:rPr>
              <w:t xml:space="preserve"> </w:t>
            </w:r>
          </w:p>
        </w:tc>
      </w:tr>
      <w:tr w:rsidR="00F14DBA" w:rsidRPr="005869DB" w14:paraId="5FE3D455" w14:textId="77777777" w:rsidTr="00703CF9">
        <w:trPr>
          <w:tblCellSpacing w:w="15" w:type="dxa"/>
        </w:trPr>
        <w:tc>
          <w:tcPr>
            <w:tcW w:w="0" w:type="auto"/>
            <w:tcBorders>
              <w:top w:val="nil"/>
              <w:bottom w:val="nil"/>
              <w:right w:val="single" w:sz="4" w:space="0" w:color="auto"/>
            </w:tcBorders>
            <w:vAlign w:val="center"/>
            <w:hideMark/>
          </w:tcPr>
          <w:p w14:paraId="000B1683" w14:textId="78226BEE" w:rsidR="00F634C4" w:rsidRPr="00831718" w:rsidRDefault="00F634C4" w:rsidP="00F634C4">
            <w:pPr>
              <w:rPr>
                <w:sz w:val="22"/>
                <w:szCs w:val="22"/>
                <w:lang w:val="fr-FR"/>
              </w:rPr>
            </w:pPr>
            <w:hyperlink r:id="rId18" w:history="1">
              <w:r w:rsidRPr="00831718">
                <w:rPr>
                  <w:rStyle w:val="Lienhypertexte"/>
                  <w:b/>
                  <w:bCs/>
                  <w:sz w:val="22"/>
                  <w:szCs w:val="22"/>
                  <w:lang w:val="fr-FR"/>
                </w:rPr>
                <w:t>RPU (Résumé de Passage aux Urgences)</w:t>
              </w:r>
            </w:hyperlink>
          </w:p>
        </w:tc>
        <w:tc>
          <w:tcPr>
            <w:tcW w:w="0" w:type="auto"/>
            <w:vAlign w:val="center"/>
            <w:hideMark/>
          </w:tcPr>
          <w:p w14:paraId="446B5C48" w14:textId="3AC9C55D" w:rsidR="00F634C4" w:rsidRPr="00703CF9" w:rsidRDefault="00F634C4" w:rsidP="00F634C4">
            <w:pPr>
              <w:rPr>
                <w:sz w:val="22"/>
                <w:szCs w:val="22"/>
              </w:rPr>
            </w:pPr>
            <w:commentRangeStart w:id="6"/>
            <w:commentRangeStart w:id="7"/>
            <w:r w:rsidRPr="00703CF9">
              <w:rPr>
                <w:sz w:val="22"/>
                <w:szCs w:val="22"/>
              </w:rPr>
              <w:t>Individual emergency visits</w:t>
            </w:r>
            <w:r>
              <w:rPr>
                <w:sz w:val="22"/>
                <w:szCs w:val="22"/>
              </w:rPr>
              <w:t xml:space="preserve"> (?)</w:t>
            </w:r>
            <w:commentRangeEnd w:id="6"/>
            <w:r w:rsidRPr="00703CF9">
              <w:rPr>
                <w:rStyle w:val="Marquedecommentaire"/>
                <w:sz w:val="22"/>
                <w:szCs w:val="22"/>
              </w:rPr>
              <w:commentReference w:id="6"/>
            </w:r>
            <w:commentRangeEnd w:id="7"/>
            <w:r w:rsidR="0047650D" w:rsidRPr="00703CF9">
              <w:rPr>
                <w:rStyle w:val="Marquedecommentaire"/>
                <w:sz w:val="22"/>
                <w:szCs w:val="22"/>
              </w:rPr>
              <w:commentReference w:id="7"/>
            </w:r>
          </w:p>
        </w:tc>
        <w:tc>
          <w:tcPr>
            <w:tcW w:w="0" w:type="auto"/>
            <w:vAlign w:val="center"/>
            <w:hideMark/>
          </w:tcPr>
          <w:p w14:paraId="65C014F1" w14:textId="572CAB6C" w:rsidR="00F634C4" w:rsidRPr="00703CF9" w:rsidRDefault="00F634C4" w:rsidP="00F634C4">
            <w:pPr>
              <w:rPr>
                <w:sz w:val="22"/>
                <w:szCs w:val="22"/>
              </w:rPr>
            </w:pPr>
            <w:r w:rsidRPr="00703CF9">
              <w:rPr>
                <w:sz w:val="22"/>
                <w:szCs w:val="22"/>
              </w:rPr>
              <w:t>Confidential (</w:t>
            </w:r>
            <w:r w:rsidR="00F14DBA">
              <w:rPr>
                <w:sz w:val="22"/>
                <w:szCs w:val="22"/>
              </w:rPr>
              <w:t>Onyxia</w:t>
            </w:r>
            <w:r w:rsidRPr="00703CF9">
              <w:rPr>
                <w:sz w:val="22"/>
                <w:szCs w:val="22"/>
              </w:rPr>
              <w:t>)</w:t>
            </w:r>
            <w:commentRangeStart w:id="8"/>
            <w:commentRangeEnd w:id="8"/>
            <w:r w:rsidRPr="00703CF9">
              <w:rPr>
                <w:rStyle w:val="Marquedecommentaire"/>
                <w:sz w:val="22"/>
                <w:szCs w:val="22"/>
              </w:rPr>
              <w:commentReference w:id="8"/>
            </w:r>
          </w:p>
        </w:tc>
        <w:tc>
          <w:tcPr>
            <w:tcW w:w="0" w:type="auto"/>
            <w:vAlign w:val="center"/>
            <w:hideMark/>
          </w:tcPr>
          <w:p w14:paraId="14F0406A" w14:textId="2FD806D7" w:rsidR="00F634C4" w:rsidRPr="00703CF9" w:rsidRDefault="00F634C4" w:rsidP="00F634C4">
            <w:pPr>
              <w:rPr>
                <w:sz w:val="22"/>
                <w:szCs w:val="22"/>
              </w:rPr>
            </w:pPr>
            <w:commentRangeStart w:id="9"/>
            <w:r w:rsidRPr="00703CF9">
              <w:rPr>
                <w:sz w:val="22"/>
                <w:szCs w:val="22"/>
              </w:rPr>
              <w:t>Detect closures through drops in activity</w:t>
            </w:r>
            <w:r w:rsidRPr="005869DB">
              <w:rPr>
                <w:sz w:val="22"/>
                <w:szCs w:val="22"/>
              </w:rPr>
              <w:t>?</w:t>
            </w:r>
            <w:commentRangeEnd w:id="9"/>
            <w:r w:rsidRPr="00703CF9">
              <w:rPr>
                <w:rStyle w:val="Marquedecommentaire"/>
                <w:sz w:val="22"/>
                <w:szCs w:val="22"/>
              </w:rPr>
              <w:commentReference w:id="9"/>
            </w:r>
            <w:r w:rsidRPr="00703CF9">
              <w:rPr>
                <w:sz w:val="22"/>
                <w:szCs w:val="22"/>
              </w:rPr>
              <w:t>; cross-validate closure database</w:t>
            </w:r>
            <w:r w:rsidRPr="005869DB">
              <w:rPr>
                <w:sz w:val="22"/>
                <w:szCs w:val="22"/>
              </w:rPr>
              <w:t xml:space="preserve"> </w:t>
            </w:r>
            <w:commentRangeStart w:id="10"/>
            <w:commentRangeStart w:id="11"/>
            <w:r w:rsidRPr="005869DB">
              <w:rPr>
                <w:sz w:val="22"/>
                <w:szCs w:val="22"/>
              </w:rPr>
              <w:t>2023-2024</w:t>
            </w:r>
            <w:commentRangeEnd w:id="10"/>
            <w:r>
              <w:rPr>
                <w:rStyle w:val="Marquedecommentaire"/>
                <w:sz w:val="22"/>
                <w:szCs w:val="22"/>
              </w:rPr>
              <w:commentReference w:id="10"/>
            </w:r>
            <w:commentRangeEnd w:id="11"/>
            <w:r w:rsidR="00691092">
              <w:rPr>
                <w:rStyle w:val="Marquedecommentaire"/>
                <w:sz w:val="22"/>
                <w:szCs w:val="22"/>
              </w:rPr>
              <w:commentReference w:id="11"/>
            </w:r>
            <w:r w:rsidR="00C850FF">
              <w:rPr>
                <w:sz w:val="22"/>
                <w:szCs w:val="22"/>
              </w:rPr>
              <w:t xml:space="preserve">; </w:t>
            </w:r>
            <w:r w:rsidR="00FF60EA">
              <w:rPr>
                <w:sz w:val="22"/>
                <w:szCs w:val="22"/>
              </w:rPr>
              <w:t xml:space="preserve">as a control </w:t>
            </w:r>
          </w:p>
        </w:tc>
      </w:tr>
      <w:tr w:rsidR="00F14DBA" w:rsidRPr="005869DB" w14:paraId="486D7CEE" w14:textId="77777777" w:rsidTr="00703CF9">
        <w:trPr>
          <w:tblCellSpacing w:w="15" w:type="dxa"/>
        </w:trPr>
        <w:tc>
          <w:tcPr>
            <w:tcW w:w="0" w:type="auto"/>
            <w:tcBorders>
              <w:top w:val="nil"/>
              <w:bottom w:val="nil"/>
              <w:right w:val="single" w:sz="4" w:space="0" w:color="auto"/>
            </w:tcBorders>
            <w:vAlign w:val="center"/>
            <w:hideMark/>
          </w:tcPr>
          <w:p w14:paraId="0F132A76" w14:textId="4DF7FA05" w:rsidR="00F634C4" w:rsidRPr="00703CF9" w:rsidRDefault="00F634C4" w:rsidP="00F634C4">
            <w:pPr>
              <w:rPr>
                <w:sz w:val="22"/>
                <w:szCs w:val="22"/>
              </w:rPr>
            </w:pPr>
            <w:hyperlink r:id="rId19" w:history="1">
              <w:r w:rsidRPr="00703CF9">
                <w:rPr>
                  <w:rStyle w:val="Lienhypertexte"/>
                  <w:b/>
                  <w:bCs/>
                  <w:sz w:val="22"/>
                  <w:szCs w:val="22"/>
                </w:rPr>
                <w:t>FINESS</w:t>
              </w:r>
            </w:hyperlink>
          </w:p>
        </w:tc>
        <w:tc>
          <w:tcPr>
            <w:tcW w:w="0" w:type="auto"/>
            <w:vAlign w:val="center"/>
            <w:hideMark/>
          </w:tcPr>
          <w:p w14:paraId="6D50A2C4" w14:textId="0F4DDF93" w:rsidR="00F634C4" w:rsidRPr="00703CF9" w:rsidRDefault="00F634C4" w:rsidP="00F634C4">
            <w:pPr>
              <w:pStyle w:val="p1"/>
              <w:rPr>
                <w:sz w:val="22"/>
                <w:szCs w:val="22"/>
              </w:rPr>
            </w:pPr>
            <w:r w:rsidRPr="005869DB">
              <w:rPr>
                <w:sz w:val="22"/>
                <w:szCs w:val="22"/>
              </w:rPr>
              <w:t>Registry of health establishments containing hospital identifiers, type, and legal status.</w:t>
            </w:r>
          </w:p>
        </w:tc>
        <w:tc>
          <w:tcPr>
            <w:tcW w:w="0" w:type="auto"/>
            <w:vAlign w:val="center"/>
            <w:hideMark/>
          </w:tcPr>
          <w:p w14:paraId="4981385B" w14:textId="77777777" w:rsidR="00F634C4" w:rsidRPr="00703CF9" w:rsidRDefault="00F634C4" w:rsidP="00F634C4">
            <w:pPr>
              <w:rPr>
                <w:sz w:val="22"/>
                <w:szCs w:val="22"/>
              </w:rPr>
            </w:pPr>
            <w:r w:rsidRPr="00703CF9">
              <w:rPr>
                <w:sz w:val="22"/>
                <w:szCs w:val="22"/>
              </w:rPr>
              <w:t>Open data</w:t>
            </w:r>
          </w:p>
        </w:tc>
        <w:tc>
          <w:tcPr>
            <w:tcW w:w="0" w:type="auto"/>
            <w:vAlign w:val="center"/>
            <w:hideMark/>
          </w:tcPr>
          <w:p w14:paraId="7D5BDE56" w14:textId="77777777" w:rsidR="00F634C4" w:rsidRPr="00703CF9" w:rsidRDefault="00F634C4" w:rsidP="00F634C4">
            <w:pPr>
              <w:rPr>
                <w:sz w:val="22"/>
                <w:szCs w:val="22"/>
              </w:rPr>
            </w:pPr>
            <w:r w:rsidRPr="00703CF9">
              <w:rPr>
                <w:sz w:val="22"/>
                <w:szCs w:val="22"/>
              </w:rPr>
              <w:t>Link datasets and categorize establishments</w:t>
            </w:r>
          </w:p>
        </w:tc>
      </w:tr>
      <w:tr w:rsidR="00F14DBA" w:rsidRPr="005869DB" w14:paraId="7E7A462A" w14:textId="77777777" w:rsidTr="00703CF9">
        <w:trPr>
          <w:tblCellSpacing w:w="15" w:type="dxa"/>
        </w:trPr>
        <w:tc>
          <w:tcPr>
            <w:tcW w:w="0" w:type="auto"/>
            <w:tcBorders>
              <w:top w:val="nil"/>
              <w:bottom w:val="single" w:sz="4" w:space="0" w:color="auto"/>
              <w:right w:val="single" w:sz="4" w:space="0" w:color="auto"/>
            </w:tcBorders>
            <w:vAlign w:val="center"/>
            <w:hideMark/>
          </w:tcPr>
          <w:p w14:paraId="2B5EA1AF" w14:textId="77777777" w:rsidR="00F634C4" w:rsidRPr="00703CF9" w:rsidRDefault="00F634C4" w:rsidP="00F634C4">
            <w:pPr>
              <w:rPr>
                <w:sz w:val="22"/>
                <w:szCs w:val="22"/>
              </w:rPr>
            </w:pPr>
            <w:r w:rsidRPr="00703CF9">
              <w:rPr>
                <w:b/>
                <w:bCs/>
                <w:sz w:val="22"/>
                <w:szCs w:val="22"/>
              </w:rPr>
              <w:t>INSEE contextual data</w:t>
            </w:r>
          </w:p>
        </w:tc>
        <w:tc>
          <w:tcPr>
            <w:tcW w:w="0" w:type="auto"/>
            <w:vAlign w:val="center"/>
            <w:hideMark/>
          </w:tcPr>
          <w:p w14:paraId="686D8DA4" w14:textId="5F6C8220" w:rsidR="00F634C4" w:rsidRPr="00703CF9" w:rsidRDefault="00F634C4" w:rsidP="00F634C4">
            <w:pPr>
              <w:pStyle w:val="p1"/>
              <w:rPr>
                <w:sz w:val="22"/>
                <w:szCs w:val="22"/>
              </w:rPr>
            </w:pPr>
            <w:r w:rsidRPr="005869DB">
              <w:rPr>
                <w:sz w:val="22"/>
                <w:szCs w:val="22"/>
              </w:rPr>
              <w:t>Geographic and socioeconomic indicators</w:t>
            </w:r>
            <w:r w:rsidRPr="005869DB">
              <w:rPr>
                <w:rStyle w:val="apple-converted-space"/>
                <w:sz w:val="22"/>
                <w:szCs w:val="22"/>
              </w:rPr>
              <w:t> </w:t>
            </w:r>
          </w:p>
        </w:tc>
        <w:tc>
          <w:tcPr>
            <w:tcW w:w="0" w:type="auto"/>
            <w:vAlign w:val="center"/>
            <w:hideMark/>
          </w:tcPr>
          <w:p w14:paraId="4DDFA8F7" w14:textId="77777777" w:rsidR="00F634C4" w:rsidRPr="00703CF9" w:rsidRDefault="00F634C4" w:rsidP="00F634C4">
            <w:pPr>
              <w:rPr>
                <w:sz w:val="22"/>
                <w:szCs w:val="22"/>
              </w:rPr>
            </w:pPr>
            <w:r w:rsidRPr="00703CF9">
              <w:rPr>
                <w:sz w:val="22"/>
                <w:szCs w:val="22"/>
              </w:rPr>
              <w:t>Open data</w:t>
            </w:r>
          </w:p>
        </w:tc>
        <w:tc>
          <w:tcPr>
            <w:tcW w:w="0" w:type="auto"/>
            <w:vAlign w:val="center"/>
            <w:hideMark/>
          </w:tcPr>
          <w:p w14:paraId="1861E426" w14:textId="5D1053E3" w:rsidR="00F634C4" w:rsidRPr="00703CF9" w:rsidRDefault="00F634C4" w:rsidP="00F634C4">
            <w:pPr>
              <w:pStyle w:val="p1"/>
              <w:rPr>
                <w:sz w:val="22"/>
                <w:szCs w:val="22"/>
              </w:rPr>
            </w:pPr>
            <w:r w:rsidRPr="005869DB">
              <w:rPr>
                <w:sz w:val="22"/>
                <w:szCs w:val="22"/>
              </w:rPr>
              <w:t>Obtain geodata and contextual covariates.</w:t>
            </w:r>
          </w:p>
        </w:tc>
      </w:tr>
    </w:tbl>
    <w:p w14:paraId="0C84BFDA" w14:textId="77777777" w:rsidR="00E4508D" w:rsidRDefault="00E4508D" w:rsidP="001F445E">
      <w:pPr>
        <w:spacing w:before="100" w:beforeAutospacing="1" w:after="100" w:afterAutospacing="1"/>
        <w:outlineLvl w:val="2"/>
        <w:rPr>
          <w:b/>
          <w:bCs/>
          <w:sz w:val="22"/>
          <w:szCs w:val="22"/>
        </w:rPr>
      </w:pPr>
    </w:p>
    <w:p w14:paraId="0F1FFAA6" w14:textId="39B92A4B" w:rsidR="00E4508D" w:rsidRDefault="00E4508D" w:rsidP="001F445E">
      <w:pPr>
        <w:spacing w:before="100" w:beforeAutospacing="1" w:after="100" w:afterAutospacing="1"/>
        <w:outlineLvl w:val="2"/>
        <w:rPr>
          <w:b/>
          <w:bCs/>
          <w:sz w:val="22"/>
          <w:szCs w:val="22"/>
        </w:rPr>
      </w:pPr>
      <w:r>
        <w:rPr>
          <w:b/>
          <w:bCs/>
          <w:sz w:val="22"/>
          <w:szCs w:val="22"/>
        </w:rPr>
        <w:t>Relevant variables</w:t>
      </w:r>
      <w:r w:rsidR="00770D62">
        <w:rPr>
          <w:b/>
          <w:bCs/>
          <w:sz w:val="22"/>
          <w:szCs w:val="22"/>
        </w:rPr>
        <w:t xml:space="preserve"> and comments</w:t>
      </w:r>
      <w:r>
        <w:rPr>
          <w:b/>
          <w:bCs/>
          <w:sz w:val="22"/>
          <w:szCs w:val="22"/>
        </w:rPr>
        <w:t xml:space="preserve"> for the SAE database: </w:t>
      </w:r>
    </w:p>
    <w:p w14:paraId="72BA5A8E" w14:textId="6CAACAB1" w:rsidR="00E4508D" w:rsidRPr="00691F85" w:rsidRDefault="009E660B" w:rsidP="00E4508D">
      <w:pPr>
        <w:pStyle w:val="Paragraphedeliste"/>
        <w:numPr>
          <w:ilvl w:val="0"/>
          <w:numId w:val="25"/>
        </w:numPr>
        <w:spacing w:before="100" w:beforeAutospacing="1" w:after="100" w:afterAutospacing="1"/>
        <w:outlineLvl w:val="2"/>
        <w:rPr>
          <w:sz w:val="22"/>
          <w:szCs w:val="22"/>
          <w:lang w:val="fr-FR"/>
        </w:rPr>
      </w:pPr>
      <w:r w:rsidRPr="00691F85">
        <w:rPr>
          <w:sz w:val="22"/>
          <w:szCs w:val="22"/>
        </w:rPr>
        <w:t>Section</w:t>
      </w:r>
      <w:r w:rsidRPr="00691F85">
        <w:rPr>
          <w:sz w:val="22"/>
          <w:szCs w:val="22"/>
          <w:lang w:val="fr-FR"/>
        </w:rPr>
        <w:t>: STRUCTURE DES URGENCES GENERALES</w:t>
      </w:r>
    </w:p>
    <w:p w14:paraId="7289B1D7" w14:textId="74486DA4" w:rsidR="009E660B" w:rsidRPr="00691F85" w:rsidRDefault="009E660B" w:rsidP="009E660B">
      <w:pPr>
        <w:pStyle w:val="Paragraphedeliste"/>
        <w:numPr>
          <w:ilvl w:val="1"/>
          <w:numId w:val="25"/>
        </w:numPr>
        <w:spacing w:before="100" w:beforeAutospacing="1" w:after="100" w:afterAutospacing="1"/>
        <w:outlineLvl w:val="2"/>
        <w:rPr>
          <w:sz w:val="22"/>
          <w:szCs w:val="22"/>
          <w:lang w:val="fr-FR"/>
        </w:rPr>
      </w:pPr>
      <w:r w:rsidRPr="00691F85">
        <w:rPr>
          <w:sz w:val="22"/>
          <w:szCs w:val="22"/>
          <w:lang w:val="fr-FR"/>
        </w:rPr>
        <w:t>A</w:t>
      </w:r>
      <w:r w:rsidR="007D16EF" w:rsidRPr="00691F85">
        <w:rPr>
          <w:sz w:val="22"/>
          <w:szCs w:val="22"/>
          <w:lang w:val="fr-FR"/>
        </w:rPr>
        <w:t>18 :</w:t>
      </w:r>
      <w:r w:rsidRPr="00691F85">
        <w:rPr>
          <w:sz w:val="22"/>
          <w:szCs w:val="22"/>
          <w:lang w:val="fr-FR"/>
        </w:rPr>
        <w:t xml:space="preserve"> Nombre total de passages </w:t>
      </w:r>
      <w:r w:rsidR="002B3D44" w:rsidRPr="00691F85">
        <w:rPr>
          <w:sz w:val="22"/>
          <w:szCs w:val="22"/>
          <w:lang w:val="fr-FR"/>
        </w:rPr>
        <w:t xml:space="preserve">aux urgences dans l’année. </w:t>
      </w:r>
    </w:p>
    <w:p w14:paraId="3C9CD243" w14:textId="5BD853F6" w:rsidR="002B3D44" w:rsidRPr="00691F85" w:rsidRDefault="002B3D44" w:rsidP="009E660B">
      <w:pPr>
        <w:pStyle w:val="Paragraphedeliste"/>
        <w:numPr>
          <w:ilvl w:val="1"/>
          <w:numId w:val="25"/>
        </w:numPr>
        <w:spacing w:before="100" w:beforeAutospacing="1" w:after="100" w:afterAutospacing="1"/>
        <w:outlineLvl w:val="2"/>
        <w:rPr>
          <w:sz w:val="22"/>
          <w:szCs w:val="22"/>
          <w:lang w:val="fr-FR"/>
        </w:rPr>
      </w:pPr>
      <w:r w:rsidRPr="00691F85">
        <w:rPr>
          <w:sz w:val="22"/>
          <w:szCs w:val="22"/>
          <w:lang w:val="fr-FR"/>
        </w:rPr>
        <w:lastRenderedPageBreak/>
        <w:t>A</w:t>
      </w:r>
      <w:r w:rsidR="007D16EF" w:rsidRPr="00691F85">
        <w:rPr>
          <w:sz w:val="22"/>
          <w:szCs w:val="22"/>
          <w:lang w:val="fr-FR"/>
        </w:rPr>
        <w:t>19 :</w:t>
      </w:r>
      <w:r w:rsidRPr="00691F85">
        <w:rPr>
          <w:sz w:val="22"/>
          <w:szCs w:val="22"/>
          <w:lang w:val="fr-FR"/>
        </w:rPr>
        <w:t xml:space="preserve"> </w:t>
      </w:r>
      <w:r w:rsidR="00775AE3" w:rsidRPr="00691F85">
        <w:rPr>
          <w:sz w:val="22"/>
          <w:szCs w:val="22"/>
          <w:lang w:val="fr-FR"/>
        </w:rPr>
        <w:t xml:space="preserve">des </w:t>
      </w:r>
      <w:r w:rsidR="00410516" w:rsidRPr="00691F85">
        <w:rPr>
          <w:sz w:val="22"/>
          <w:szCs w:val="22"/>
          <w:lang w:val="fr-FR"/>
        </w:rPr>
        <w:t>patients de plus de 80 ans</w:t>
      </w:r>
    </w:p>
    <w:p w14:paraId="46536786" w14:textId="77777777" w:rsidR="004137AD" w:rsidRDefault="002B3D44" w:rsidP="004137AD">
      <w:pPr>
        <w:pStyle w:val="Paragraphedeliste"/>
        <w:numPr>
          <w:ilvl w:val="1"/>
          <w:numId w:val="25"/>
        </w:numPr>
        <w:spacing w:before="100" w:beforeAutospacing="1" w:after="100" w:afterAutospacing="1"/>
        <w:outlineLvl w:val="2"/>
        <w:rPr>
          <w:sz w:val="22"/>
          <w:szCs w:val="22"/>
          <w:lang w:val="fr-FR"/>
        </w:rPr>
      </w:pPr>
      <w:r w:rsidRPr="00691F85">
        <w:rPr>
          <w:sz w:val="22"/>
          <w:szCs w:val="22"/>
          <w:lang w:val="fr-FR"/>
        </w:rPr>
        <w:t>A</w:t>
      </w:r>
      <w:r w:rsidR="007D16EF" w:rsidRPr="00691F85">
        <w:rPr>
          <w:sz w:val="22"/>
          <w:szCs w:val="22"/>
          <w:lang w:val="fr-FR"/>
        </w:rPr>
        <w:t>20 :</w:t>
      </w:r>
      <w:r w:rsidR="00775AE3" w:rsidRPr="00691F85">
        <w:rPr>
          <w:sz w:val="22"/>
          <w:szCs w:val="22"/>
          <w:lang w:val="fr-FR"/>
        </w:rPr>
        <w:t xml:space="preserve"> des patients de moins de 18 ans</w:t>
      </w:r>
    </w:p>
    <w:p w14:paraId="728444AF" w14:textId="340531C7" w:rsidR="00A94850" w:rsidRPr="004137AD" w:rsidRDefault="00A729D9" w:rsidP="004137AD">
      <w:pPr>
        <w:pStyle w:val="Paragraphedeliste"/>
        <w:numPr>
          <w:ilvl w:val="1"/>
          <w:numId w:val="25"/>
        </w:numPr>
        <w:spacing w:before="100" w:beforeAutospacing="1" w:after="100" w:afterAutospacing="1"/>
        <w:outlineLvl w:val="2"/>
        <w:rPr>
          <w:sz w:val="22"/>
          <w:szCs w:val="22"/>
          <w:lang w:val="fr-FR"/>
        </w:rPr>
      </w:pPr>
      <w:r w:rsidRPr="00831718">
        <w:rPr>
          <w:sz w:val="22"/>
          <w:szCs w:val="22"/>
          <w:lang w:val="fr-FR"/>
        </w:rPr>
        <w:t>S</w:t>
      </w:r>
      <w:r w:rsidR="004137AD" w:rsidRPr="00831718">
        <w:rPr>
          <w:sz w:val="22"/>
          <w:szCs w:val="22"/>
          <w:lang w:val="fr-FR"/>
        </w:rPr>
        <w:t>ubs</w:t>
      </w:r>
      <w:r w:rsidR="00A94850" w:rsidRPr="00831718">
        <w:rPr>
          <w:sz w:val="22"/>
          <w:szCs w:val="22"/>
          <w:lang w:val="fr-FR"/>
        </w:rPr>
        <w:t>ectio</w:t>
      </w:r>
      <w:r w:rsidRPr="00831718">
        <w:rPr>
          <w:sz w:val="22"/>
          <w:szCs w:val="22"/>
          <w:lang w:val="fr-FR"/>
        </w:rPr>
        <w:t>n:</w:t>
      </w:r>
      <w:r w:rsidRPr="004137AD">
        <w:rPr>
          <w:sz w:val="22"/>
          <w:szCs w:val="22"/>
          <w:lang w:val="fr-FR"/>
        </w:rPr>
        <w:t xml:space="preserve"> Personnels affectés </w:t>
      </w:r>
      <w:r w:rsidR="00854753" w:rsidRPr="004137AD">
        <w:rPr>
          <w:sz w:val="22"/>
          <w:szCs w:val="22"/>
          <w:lang w:val="fr-FR"/>
        </w:rPr>
        <w:t xml:space="preserve">à la structure d’urgence, contribuant à </w:t>
      </w:r>
      <w:r w:rsidR="007D16EF" w:rsidRPr="004137AD">
        <w:rPr>
          <w:sz w:val="22"/>
          <w:szCs w:val="22"/>
          <w:lang w:val="fr-FR"/>
        </w:rPr>
        <w:t>l’activité</w:t>
      </w:r>
      <w:r w:rsidR="00854753" w:rsidRPr="004137AD">
        <w:rPr>
          <w:sz w:val="22"/>
          <w:szCs w:val="22"/>
          <w:lang w:val="fr-FR"/>
        </w:rPr>
        <w:t xml:space="preserve"> décrite</w:t>
      </w:r>
    </w:p>
    <w:p w14:paraId="24F8BD6C" w14:textId="647EE0D5" w:rsidR="008E0315" w:rsidRPr="00691F85" w:rsidRDefault="00A3485C" w:rsidP="004137AD">
      <w:pPr>
        <w:pStyle w:val="Paragraphedeliste"/>
        <w:numPr>
          <w:ilvl w:val="2"/>
          <w:numId w:val="25"/>
        </w:numPr>
        <w:spacing w:before="100" w:beforeAutospacing="1" w:after="100" w:afterAutospacing="1"/>
        <w:outlineLvl w:val="2"/>
        <w:rPr>
          <w:sz w:val="22"/>
          <w:szCs w:val="22"/>
          <w:lang w:val="fr-FR"/>
        </w:rPr>
      </w:pPr>
      <w:r w:rsidRPr="00691F85">
        <w:rPr>
          <w:sz w:val="22"/>
          <w:szCs w:val="22"/>
          <w:lang w:val="fr-FR"/>
        </w:rPr>
        <w:t xml:space="preserve">F30 </w:t>
      </w:r>
      <w:r w:rsidR="00F45E8E" w:rsidRPr="00691F85">
        <w:rPr>
          <w:sz w:val="22"/>
          <w:szCs w:val="22"/>
          <w:lang w:val="fr-FR"/>
        </w:rPr>
        <w:t>–</w:t>
      </w:r>
      <w:r w:rsidRPr="00691F85">
        <w:rPr>
          <w:sz w:val="22"/>
          <w:szCs w:val="22"/>
          <w:lang w:val="fr-FR"/>
        </w:rPr>
        <w:t xml:space="preserve"> </w:t>
      </w:r>
      <w:r w:rsidR="00F45E8E" w:rsidRPr="00691F85">
        <w:rPr>
          <w:sz w:val="22"/>
          <w:szCs w:val="22"/>
          <w:lang w:val="fr-FR"/>
        </w:rPr>
        <w:t>E</w:t>
      </w:r>
      <w:r w:rsidR="007D16EF" w:rsidRPr="00691F85">
        <w:rPr>
          <w:sz w:val="22"/>
          <w:szCs w:val="22"/>
          <w:lang w:val="fr-FR"/>
        </w:rPr>
        <w:t>39 :</w:t>
      </w:r>
      <w:r w:rsidR="00F45E8E" w:rsidRPr="00691F85">
        <w:rPr>
          <w:sz w:val="22"/>
          <w:szCs w:val="22"/>
          <w:lang w:val="fr-FR"/>
        </w:rPr>
        <w:t xml:space="preserve"> </w:t>
      </w:r>
      <w:r w:rsidR="007D16EF" w:rsidRPr="00691F85">
        <w:rPr>
          <w:sz w:val="22"/>
          <w:szCs w:val="22"/>
          <w:lang w:val="fr-FR"/>
        </w:rPr>
        <w:t>sur personnel salarié</w:t>
      </w:r>
    </w:p>
    <w:p w14:paraId="2B11CDE8" w14:textId="77777777" w:rsidR="005C0FF1" w:rsidRPr="00FF4D5C" w:rsidRDefault="005C0FF1" w:rsidP="005C0FF1">
      <w:pPr>
        <w:pStyle w:val="Paragraphedeliste"/>
        <w:numPr>
          <w:ilvl w:val="0"/>
          <w:numId w:val="25"/>
        </w:numPr>
        <w:spacing w:before="100" w:beforeAutospacing="1" w:after="100" w:afterAutospacing="1"/>
        <w:outlineLvl w:val="2"/>
        <w:rPr>
          <w:sz w:val="22"/>
          <w:szCs w:val="22"/>
          <w:lang w:val="fr-FR"/>
        </w:rPr>
      </w:pPr>
      <w:r>
        <w:rPr>
          <w:sz w:val="22"/>
          <w:szCs w:val="22"/>
          <w:lang w:val="fr-FR"/>
        </w:rPr>
        <w:t xml:space="preserve">Section : </w:t>
      </w:r>
      <w:r w:rsidR="00A92110" w:rsidRPr="00FF4D5C">
        <w:rPr>
          <w:sz w:val="22"/>
          <w:szCs w:val="22"/>
          <w:lang w:val="fr-FR"/>
        </w:rPr>
        <w:t>Activités de soins soumises à autorisation</w:t>
      </w:r>
    </w:p>
    <w:p w14:paraId="64EC16EB" w14:textId="77777777" w:rsidR="00FF4D5C" w:rsidRPr="00FF4D5C" w:rsidRDefault="00350255" w:rsidP="00FF4D5C">
      <w:pPr>
        <w:pStyle w:val="Paragraphedeliste"/>
        <w:numPr>
          <w:ilvl w:val="1"/>
          <w:numId w:val="25"/>
        </w:numPr>
        <w:spacing w:before="100" w:beforeAutospacing="1" w:after="100" w:afterAutospacing="1"/>
        <w:outlineLvl w:val="2"/>
        <w:rPr>
          <w:sz w:val="22"/>
          <w:szCs w:val="22"/>
          <w:lang w:val="fr-FR"/>
        </w:rPr>
      </w:pPr>
      <w:r w:rsidRPr="00FF4D5C">
        <w:rPr>
          <w:sz w:val="22"/>
          <w:szCs w:val="22"/>
          <w:lang w:val="fr-FR"/>
        </w:rPr>
        <w:t>URGENCES</w:t>
      </w:r>
      <w:r w:rsidR="005C0FF1" w:rsidRPr="00FF4D5C">
        <w:rPr>
          <w:sz w:val="22"/>
          <w:szCs w:val="22"/>
          <w:lang w:val="fr-FR"/>
        </w:rPr>
        <w:t xml:space="preserve"> : </w:t>
      </w:r>
      <w:r w:rsidR="005C0FF1" w:rsidRPr="00FF4D5C">
        <w:rPr>
          <w:sz w:val="22"/>
          <w:szCs w:val="22"/>
        </w:rPr>
        <w:t>Structure des urgences</w:t>
      </w:r>
    </w:p>
    <w:p w14:paraId="5B8B273C" w14:textId="6CC8C909" w:rsidR="00616279" w:rsidRPr="00FF4D5C" w:rsidRDefault="00350255" w:rsidP="00FF4D5C">
      <w:pPr>
        <w:pStyle w:val="Paragraphedeliste"/>
        <w:numPr>
          <w:ilvl w:val="1"/>
          <w:numId w:val="25"/>
        </w:numPr>
        <w:spacing w:before="100" w:beforeAutospacing="1" w:after="100" w:afterAutospacing="1"/>
        <w:outlineLvl w:val="2"/>
        <w:rPr>
          <w:rStyle w:val="s1"/>
          <w:sz w:val="22"/>
          <w:szCs w:val="22"/>
          <w:lang w:val="fr-FR"/>
        </w:rPr>
      </w:pPr>
      <w:r w:rsidRPr="00FF4D5C">
        <w:rPr>
          <w:sz w:val="22"/>
          <w:szCs w:val="22"/>
          <w:lang w:val="fr-FR"/>
        </w:rPr>
        <w:t>SMURSAMU</w:t>
      </w:r>
      <w:r w:rsidR="00FF4D5C" w:rsidRPr="00FF4D5C">
        <w:rPr>
          <w:sz w:val="22"/>
          <w:szCs w:val="22"/>
          <w:lang w:val="fr-FR"/>
        </w:rPr>
        <w:t xml:space="preserve"> (</w:t>
      </w:r>
      <w:r w:rsidR="00FF4D5C" w:rsidRPr="00831718">
        <w:rPr>
          <w:sz w:val="22"/>
          <w:szCs w:val="22"/>
          <w:lang w:val="fr-FR"/>
        </w:rPr>
        <w:t>Services Mobiles d’Urgence et de Réanimation / Services d’Aide Médicale Urgente</w:t>
      </w:r>
      <w:r w:rsidR="00FF4D5C" w:rsidRPr="00FF4D5C">
        <w:rPr>
          <w:sz w:val="22"/>
          <w:szCs w:val="22"/>
          <w:lang w:val="fr-FR"/>
        </w:rPr>
        <w:t>) :</w:t>
      </w:r>
      <w:r w:rsidRPr="00FF4D5C">
        <w:rPr>
          <w:sz w:val="22"/>
          <w:szCs w:val="22"/>
          <w:lang w:val="fr-FR"/>
        </w:rPr>
        <w:t xml:space="preserve"> </w:t>
      </w:r>
      <w:r w:rsidRPr="00831718">
        <w:rPr>
          <w:sz w:val="22"/>
          <w:szCs w:val="22"/>
          <w:lang w:val="fr-FR"/>
        </w:rPr>
        <w:t>hospital services authorized to operate these emergency and resuscitation units</w:t>
      </w:r>
      <w:r w:rsidRPr="00831718">
        <w:rPr>
          <w:rStyle w:val="s1"/>
          <w:sz w:val="22"/>
          <w:szCs w:val="22"/>
          <w:lang w:val="fr-FR"/>
        </w:rPr>
        <w:t>.</w:t>
      </w:r>
    </w:p>
    <w:p w14:paraId="7242409F" w14:textId="380B2299" w:rsidR="00B168EF" w:rsidRPr="00FF4D5C" w:rsidRDefault="00B168EF" w:rsidP="00616279">
      <w:pPr>
        <w:pStyle w:val="Paragraphedeliste"/>
        <w:numPr>
          <w:ilvl w:val="0"/>
          <w:numId w:val="25"/>
        </w:numPr>
        <w:spacing w:before="100" w:beforeAutospacing="1" w:after="100" w:afterAutospacing="1"/>
        <w:outlineLvl w:val="2"/>
        <w:rPr>
          <w:sz w:val="22"/>
          <w:szCs w:val="22"/>
          <w:lang w:val="fr-FR"/>
        </w:rPr>
      </w:pPr>
      <w:r w:rsidRPr="00FF4D5C">
        <w:rPr>
          <w:sz w:val="22"/>
          <w:szCs w:val="22"/>
        </w:rPr>
        <w:t>Section: PCAMEDURG for 2024 only</w:t>
      </w:r>
    </w:p>
    <w:p w14:paraId="37BB89B4" w14:textId="77777777" w:rsidR="00691F85" w:rsidRPr="00691F85" w:rsidRDefault="00616279" w:rsidP="00691F85">
      <w:pPr>
        <w:pStyle w:val="p1"/>
        <w:numPr>
          <w:ilvl w:val="1"/>
          <w:numId w:val="25"/>
        </w:numPr>
        <w:rPr>
          <w:sz w:val="22"/>
          <w:szCs w:val="22"/>
        </w:rPr>
      </w:pPr>
      <w:r w:rsidRPr="00691F85">
        <w:rPr>
          <w:sz w:val="22"/>
          <w:szCs w:val="22"/>
        </w:rPr>
        <w:t>Human resources variables for emergency services in 2024.</w:t>
      </w:r>
    </w:p>
    <w:p w14:paraId="593DB60B" w14:textId="2AD47D54" w:rsidR="00350255" w:rsidRPr="00831718" w:rsidRDefault="00691F85" w:rsidP="0083035B">
      <w:pPr>
        <w:pStyle w:val="p1"/>
        <w:numPr>
          <w:ilvl w:val="0"/>
          <w:numId w:val="25"/>
        </w:numPr>
        <w:rPr>
          <w:sz w:val="22"/>
          <w:szCs w:val="22"/>
          <w:lang w:val="fr-FR"/>
        </w:rPr>
      </w:pPr>
      <w:r w:rsidRPr="00831718">
        <w:rPr>
          <w:sz w:val="22"/>
          <w:szCs w:val="22"/>
          <w:lang w:val="fr-FR"/>
        </w:rPr>
        <w:t>Section</w:t>
      </w:r>
      <w:r w:rsidR="000C7617" w:rsidRPr="00831718">
        <w:rPr>
          <w:sz w:val="22"/>
          <w:szCs w:val="22"/>
          <w:lang w:val="fr-FR"/>
        </w:rPr>
        <w:t>/Question</w:t>
      </w:r>
      <w:r w:rsidRPr="00831718">
        <w:rPr>
          <w:sz w:val="22"/>
          <w:szCs w:val="22"/>
          <w:lang w:val="fr-FR"/>
        </w:rPr>
        <w:t>: Q20 — Personnels médicaux (hors internes) des établissements sanitaires par spécialité exercée</w:t>
      </w:r>
    </w:p>
    <w:p w14:paraId="31A6348D" w14:textId="422EC6B7" w:rsidR="00A729D9" w:rsidRDefault="00C2397E" w:rsidP="00A729D9">
      <w:pPr>
        <w:spacing w:before="100" w:beforeAutospacing="1" w:after="100" w:afterAutospacing="1"/>
        <w:outlineLvl w:val="2"/>
        <w:rPr>
          <w:sz w:val="22"/>
          <w:szCs w:val="22"/>
        </w:rPr>
      </w:pPr>
      <w:r>
        <w:rPr>
          <w:sz w:val="22"/>
          <w:szCs w:val="22"/>
        </w:rPr>
        <w:t>General comments:</w:t>
      </w:r>
    </w:p>
    <w:p w14:paraId="366B1817" w14:textId="77777777" w:rsidR="00655DDA" w:rsidRPr="006F3E07" w:rsidRDefault="00655DDA" w:rsidP="00655DDA">
      <w:pPr>
        <w:pStyle w:val="p1"/>
        <w:numPr>
          <w:ilvl w:val="0"/>
          <w:numId w:val="29"/>
        </w:numPr>
        <w:rPr>
          <w:sz w:val="22"/>
          <w:szCs w:val="22"/>
        </w:rPr>
      </w:pPr>
      <w:r w:rsidRPr="006F3E07">
        <w:rPr>
          <w:sz w:val="22"/>
          <w:szCs w:val="22"/>
        </w:rPr>
        <w:t>Staffing coverage</w:t>
      </w:r>
    </w:p>
    <w:p w14:paraId="4588052B" w14:textId="75D46B93" w:rsidR="00655DDA" w:rsidRPr="006F3E07" w:rsidRDefault="00655DDA" w:rsidP="00655DDA">
      <w:pPr>
        <w:pStyle w:val="p1"/>
        <w:numPr>
          <w:ilvl w:val="1"/>
          <w:numId w:val="29"/>
        </w:numPr>
        <w:rPr>
          <w:sz w:val="22"/>
          <w:szCs w:val="22"/>
        </w:rPr>
      </w:pPr>
      <w:r w:rsidRPr="006F3E07">
        <w:rPr>
          <w:sz w:val="22"/>
          <w:szCs w:val="22"/>
        </w:rPr>
        <w:t xml:space="preserve">The analysis will use data from both </w:t>
      </w:r>
      <w:r w:rsidRPr="006F3E07">
        <w:rPr>
          <w:rStyle w:val="s1"/>
          <w:sz w:val="22"/>
          <w:szCs w:val="22"/>
        </w:rPr>
        <w:t>salaried</w:t>
      </w:r>
      <w:r w:rsidRPr="006F3E07">
        <w:rPr>
          <w:sz w:val="22"/>
          <w:szCs w:val="22"/>
        </w:rPr>
        <w:t xml:space="preserve"> and </w:t>
      </w:r>
      <w:r w:rsidRPr="006F3E07">
        <w:rPr>
          <w:rStyle w:val="s1"/>
          <w:sz w:val="22"/>
          <w:szCs w:val="22"/>
        </w:rPr>
        <w:t>self-employed (liberal)</w:t>
      </w:r>
      <w:r w:rsidRPr="006F3E07">
        <w:rPr>
          <w:sz w:val="22"/>
          <w:szCs w:val="22"/>
        </w:rPr>
        <w:t xml:space="preserve"> physicians</w:t>
      </w:r>
      <w:r w:rsidR="00B02086">
        <w:rPr>
          <w:sz w:val="22"/>
          <w:szCs w:val="22"/>
        </w:rPr>
        <w:t xml:space="preserve"> </w:t>
      </w:r>
      <w:r w:rsidRPr="006F3E07">
        <w:rPr>
          <w:sz w:val="22"/>
          <w:szCs w:val="22"/>
        </w:rPr>
        <w:t>to capture the total medical capacity available for emergency care.</w:t>
      </w:r>
    </w:p>
    <w:p w14:paraId="49599E61" w14:textId="77777777" w:rsidR="00B02086" w:rsidRPr="004C7075" w:rsidRDefault="00B02086" w:rsidP="00B02086">
      <w:pPr>
        <w:pStyle w:val="Paragraphedeliste"/>
        <w:numPr>
          <w:ilvl w:val="1"/>
          <w:numId w:val="29"/>
        </w:numPr>
        <w:spacing w:before="100" w:beforeAutospacing="1" w:after="100" w:afterAutospacing="1"/>
        <w:outlineLvl w:val="2"/>
        <w:rPr>
          <w:sz w:val="22"/>
          <w:szCs w:val="22"/>
        </w:rPr>
      </w:pPr>
      <w:r w:rsidRPr="004C7075">
        <w:rPr>
          <w:sz w:val="22"/>
          <w:szCs w:val="22"/>
        </w:rPr>
        <w:t xml:space="preserve">He mentioned some hypothesis. </w:t>
      </w:r>
    </w:p>
    <w:p w14:paraId="0D9A22B7" w14:textId="77777777" w:rsidR="00655DDA" w:rsidRPr="006F3E07" w:rsidRDefault="00655DDA" w:rsidP="00655DDA">
      <w:pPr>
        <w:pStyle w:val="p1"/>
        <w:numPr>
          <w:ilvl w:val="0"/>
          <w:numId w:val="29"/>
        </w:numPr>
        <w:rPr>
          <w:sz w:val="22"/>
          <w:szCs w:val="22"/>
        </w:rPr>
      </w:pPr>
      <w:r w:rsidRPr="006F3E07">
        <w:rPr>
          <w:sz w:val="22"/>
          <w:szCs w:val="22"/>
        </w:rPr>
        <w:t>Scope of emergency departments</w:t>
      </w:r>
    </w:p>
    <w:p w14:paraId="6D327336" w14:textId="2ADC0AE6" w:rsidR="00655DDA" w:rsidRPr="006F3E07" w:rsidRDefault="00655DDA" w:rsidP="00655DDA">
      <w:pPr>
        <w:pStyle w:val="p1"/>
        <w:numPr>
          <w:ilvl w:val="1"/>
          <w:numId w:val="29"/>
        </w:numPr>
        <w:rPr>
          <w:sz w:val="22"/>
          <w:szCs w:val="22"/>
        </w:rPr>
      </w:pPr>
      <w:r w:rsidRPr="006F3E07">
        <w:rPr>
          <w:sz w:val="22"/>
          <w:szCs w:val="22"/>
        </w:rPr>
        <w:t xml:space="preserve">Include </w:t>
      </w:r>
      <w:r w:rsidRPr="006F3E07">
        <w:rPr>
          <w:rStyle w:val="s1"/>
          <w:sz w:val="22"/>
          <w:szCs w:val="22"/>
        </w:rPr>
        <w:t>general</w:t>
      </w:r>
      <w:r w:rsidRPr="006F3E07">
        <w:rPr>
          <w:sz w:val="22"/>
          <w:szCs w:val="22"/>
        </w:rPr>
        <w:t xml:space="preserve"> and </w:t>
      </w:r>
      <w:r w:rsidRPr="006F3E07">
        <w:rPr>
          <w:rStyle w:val="s1"/>
          <w:sz w:val="22"/>
          <w:szCs w:val="22"/>
        </w:rPr>
        <w:t>pediatric</w:t>
      </w:r>
      <w:r w:rsidRPr="006F3E07">
        <w:rPr>
          <w:sz w:val="22"/>
          <w:szCs w:val="22"/>
        </w:rPr>
        <w:t xml:space="preserve"> emergency departments</w:t>
      </w:r>
      <w:r w:rsidR="00783B61">
        <w:rPr>
          <w:sz w:val="22"/>
          <w:szCs w:val="22"/>
        </w:rPr>
        <w:t>.</w:t>
      </w:r>
      <w:r w:rsidRPr="006F3E07">
        <w:rPr>
          <w:sz w:val="22"/>
          <w:szCs w:val="22"/>
        </w:rPr>
        <w:t xml:space="preserve"> </w:t>
      </w:r>
    </w:p>
    <w:p w14:paraId="437AC951" w14:textId="77777777" w:rsidR="00655DDA" w:rsidRPr="006F3E07" w:rsidRDefault="00655DDA" w:rsidP="00655DDA">
      <w:pPr>
        <w:pStyle w:val="p1"/>
        <w:numPr>
          <w:ilvl w:val="0"/>
          <w:numId w:val="29"/>
        </w:numPr>
        <w:rPr>
          <w:sz w:val="22"/>
          <w:szCs w:val="22"/>
        </w:rPr>
      </w:pPr>
      <w:r w:rsidRPr="006F3E07">
        <w:rPr>
          <w:sz w:val="22"/>
          <w:szCs w:val="22"/>
        </w:rPr>
        <w:t>Data caveat</w:t>
      </w:r>
    </w:p>
    <w:p w14:paraId="5889F514" w14:textId="77777777" w:rsidR="00655DDA" w:rsidRPr="006F3E07" w:rsidRDefault="00655DDA" w:rsidP="00655DDA">
      <w:pPr>
        <w:pStyle w:val="p1"/>
        <w:numPr>
          <w:ilvl w:val="1"/>
          <w:numId w:val="29"/>
        </w:numPr>
        <w:rPr>
          <w:sz w:val="22"/>
          <w:szCs w:val="22"/>
        </w:rPr>
      </w:pPr>
      <w:r w:rsidRPr="006F3E07">
        <w:rPr>
          <w:sz w:val="22"/>
          <w:szCs w:val="22"/>
        </w:rPr>
        <w:t xml:space="preserve">Some emergency physicians are </w:t>
      </w:r>
      <w:r w:rsidRPr="006F3E07">
        <w:rPr>
          <w:rStyle w:val="s1"/>
          <w:sz w:val="22"/>
          <w:szCs w:val="22"/>
        </w:rPr>
        <w:t>classified under general medicine</w:t>
      </w:r>
      <w:r w:rsidRPr="006F3E07">
        <w:rPr>
          <w:sz w:val="22"/>
          <w:szCs w:val="22"/>
        </w:rPr>
        <w:t xml:space="preserve"> rather than the dedicated emergency category, potentially leading to underestimation of ER staff.</w:t>
      </w:r>
    </w:p>
    <w:p w14:paraId="3F8BD323" w14:textId="77777777" w:rsidR="00655DDA" w:rsidRPr="006F3E07" w:rsidRDefault="00655DDA" w:rsidP="00655DDA">
      <w:pPr>
        <w:pStyle w:val="p1"/>
        <w:numPr>
          <w:ilvl w:val="1"/>
          <w:numId w:val="29"/>
        </w:numPr>
        <w:rPr>
          <w:sz w:val="22"/>
          <w:szCs w:val="22"/>
        </w:rPr>
      </w:pPr>
      <w:r w:rsidRPr="006F3E07">
        <w:rPr>
          <w:sz w:val="22"/>
          <w:szCs w:val="22"/>
        </w:rPr>
        <w:t xml:space="preserve">This will be addressed through a </w:t>
      </w:r>
      <w:r w:rsidRPr="006F3E07">
        <w:rPr>
          <w:i/>
          <w:iCs/>
          <w:sz w:val="22"/>
          <w:szCs w:val="22"/>
        </w:rPr>
        <w:t>critical analysis of the survey data</w:t>
      </w:r>
      <w:r w:rsidRPr="006F3E07">
        <w:rPr>
          <w:sz w:val="22"/>
          <w:szCs w:val="22"/>
        </w:rPr>
        <w:t xml:space="preserve"> and possible adjustments (as suggested by DREES).</w:t>
      </w:r>
    </w:p>
    <w:p w14:paraId="722FBB81" w14:textId="77777777" w:rsidR="00655DDA" w:rsidRPr="006F3E07" w:rsidRDefault="00655DDA" w:rsidP="00655DDA">
      <w:pPr>
        <w:pStyle w:val="p1"/>
        <w:numPr>
          <w:ilvl w:val="0"/>
          <w:numId w:val="29"/>
        </w:numPr>
        <w:rPr>
          <w:sz w:val="22"/>
          <w:szCs w:val="22"/>
        </w:rPr>
      </w:pPr>
      <w:r w:rsidRPr="006F3E07">
        <w:rPr>
          <w:sz w:val="22"/>
          <w:szCs w:val="22"/>
        </w:rPr>
        <w:t>Source specificity</w:t>
      </w:r>
    </w:p>
    <w:p w14:paraId="7085D381" w14:textId="5F64C45A" w:rsidR="00655DDA" w:rsidRDefault="00655DDA" w:rsidP="000D67EB">
      <w:pPr>
        <w:pStyle w:val="p1"/>
        <w:numPr>
          <w:ilvl w:val="1"/>
          <w:numId w:val="29"/>
        </w:numPr>
        <w:rPr>
          <w:sz w:val="22"/>
          <w:szCs w:val="22"/>
        </w:rPr>
      </w:pPr>
      <w:r w:rsidRPr="006F3E07">
        <w:rPr>
          <w:sz w:val="22"/>
          <w:szCs w:val="22"/>
        </w:rPr>
        <w:t xml:space="preserve">The </w:t>
      </w:r>
      <w:r w:rsidRPr="006F3E07">
        <w:rPr>
          <w:rStyle w:val="s1"/>
          <w:sz w:val="22"/>
          <w:szCs w:val="22"/>
        </w:rPr>
        <w:t>URGENCES bordereau (report/form)</w:t>
      </w:r>
      <w:r w:rsidRPr="006F3E07">
        <w:rPr>
          <w:sz w:val="22"/>
          <w:szCs w:val="22"/>
        </w:rPr>
        <w:t xml:space="preserve"> is the </w:t>
      </w:r>
      <w:r w:rsidRPr="006F3E07">
        <w:rPr>
          <w:rStyle w:val="s1"/>
          <w:sz w:val="22"/>
          <w:szCs w:val="22"/>
        </w:rPr>
        <w:t>main source</w:t>
      </w:r>
      <w:r w:rsidRPr="006F3E07">
        <w:rPr>
          <w:sz w:val="22"/>
          <w:szCs w:val="22"/>
        </w:rPr>
        <w:t xml:space="preserve"> of staffing and activity data for emergency departments.</w:t>
      </w:r>
    </w:p>
    <w:p w14:paraId="429ED1C6" w14:textId="77777777" w:rsidR="00293C1E" w:rsidRPr="005F79CA" w:rsidRDefault="00293C1E" w:rsidP="005F79CA">
      <w:pPr>
        <w:spacing w:before="100" w:beforeAutospacing="1" w:after="100" w:afterAutospacing="1"/>
        <w:ind w:left="360"/>
        <w:outlineLvl w:val="2"/>
        <w:rPr>
          <w:sz w:val="22"/>
          <w:szCs w:val="22"/>
        </w:rPr>
      </w:pPr>
    </w:p>
    <w:p w14:paraId="7F5EC70F" w14:textId="45A5A795" w:rsidR="00667791" w:rsidRDefault="00930E8D" w:rsidP="00293C1E">
      <w:pPr>
        <w:spacing w:before="100" w:beforeAutospacing="1" w:after="100" w:afterAutospacing="1"/>
        <w:outlineLvl w:val="2"/>
        <w:rPr>
          <w:rFonts w:eastAsiaTheme="minorHAnsi"/>
          <w:b/>
          <w:sz w:val="22"/>
          <w:szCs w:val="22"/>
        </w:rPr>
      </w:pPr>
      <w:r>
        <w:rPr>
          <w:b/>
          <w:bCs/>
          <w:noProof/>
          <w:sz w:val="22"/>
          <w:szCs w:val="22"/>
        </w:rPr>
        <w:drawing>
          <wp:inline distT="0" distB="0" distL="0" distR="0" wp14:anchorId="2B5004C9" wp14:editId="25474701">
            <wp:extent cx="1835474" cy="1743908"/>
            <wp:effectExtent l="0" t="0" r="6350" b="0"/>
            <wp:docPr id="1613805693" name="Picture 2"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05693" name="Picture 2" descr="A screenshot of a documen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72973" cy="1779536"/>
                    </a:xfrm>
                    <a:prstGeom prst="rect">
                      <a:avLst/>
                    </a:prstGeom>
                  </pic:spPr>
                </pic:pic>
              </a:graphicData>
            </a:graphic>
          </wp:inline>
        </w:drawing>
      </w:r>
      <w:r w:rsidR="009D4E2F">
        <w:rPr>
          <w:b/>
          <w:bCs/>
          <w:noProof/>
          <w:sz w:val="22"/>
          <w:szCs w:val="22"/>
        </w:rPr>
        <w:drawing>
          <wp:inline distT="0" distB="0" distL="0" distR="0" wp14:anchorId="746281F0" wp14:editId="6234F927">
            <wp:extent cx="2084860" cy="1728683"/>
            <wp:effectExtent l="0" t="0" r="0" b="0"/>
            <wp:docPr id="55682279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2794" name="Picture 3" descr="A screenshot of a computer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20703" cy="1758403"/>
                    </a:xfrm>
                    <a:prstGeom prst="rect">
                      <a:avLst/>
                    </a:prstGeom>
                  </pic:spPr>
                </pic:pic>
              </a:graphicData>
            </a:graphic>
          </wp:inline>
        </w:drawing>
      </w:r>
      <w:r w:rsidR="00AF5ABC">
        <w:rPr>
          <w:b/>
          <w:bCs/>
          <w:noProof/>
          <w:sz w:val="22"/>
          <w:szCs w:val="22"/>
        </w:rPr>
        <w:drawing>
          <wp:inline distT="0" distB="0" distL="0" distR="0" wp14:anchorId="493D3284" wp14:editId="0D22EC2B">
            <wp:extent cx="2395609" cy="714167"/>
            <wp:effectExtent l="0" t="0" r="5080" b="0"/>
            <wp:docPr id="828826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26364" name="Picture 1" descr="A screenshot of a computer&#10;&#10;AI-generated content may be incorrect."/>
                    <pic:cNvPicPr/>
                  </pic:nvPicPr>
                  <pic:blipFill rotWithShape="1">
                    <a:blip r:embed="rId22" cstate="print">
                      <a:extLst>
                        <a:ext uri="{28A0092B-C50C-407E-A947-70E740481C1C}">
                          <a14:useLocalDpi xmlns:a14="http://schemas.microsoft.com/office/drawing/2010/main" val="0"/>
                        </a:ext>
                      </a:extLst>
                    </a:blip>
                    <a:srcRect l="10015" r="12311"/>
                    <a:stretch>
                      <a:fillRect/>
                    </a:stretch>
                  </pic:blipFill>
                  <pic:spPr bwMode="auto">
                    <a:xfrm>
                      <a:off x="0" y="0"/>
                      <a:ext cx="2483856" cy="740475"/>
                    </a:xfrm>
                    <a:prstGeom prst="rect">
                      <a:avLst/>
                    </a:prstGeom>
                    <a:ln>
                      <a:noFill/>
                    </a:ln>
                    <a:extLst>
                      <a:ext uri="{53640926-AAD7-44D8-BBD7-CCE9431645EC}">
                        <a14:shadowObscured xmlns:a14="http://schemas.microsoft.com/office/drawing/2010/main"/>
                      </a:ext>
                    </a:extLst>
                  </pic:spPr>
                </pic:pic>
              </a:graphicData>
            </a:graphic>
          </wp:inline>
        </w:drawing>
      </w:r>
      <w:r w:rsidR="00447B59">
        <w:rPr>
          <w:b/>
          <w:bCs/>
          <w:noProof/>
          <w:sz w:val="22"/>
          <w:szCs w:val="22"/>
        </w:rPr>
        <w:drawing>
          <wp:inline distT="0" distB="0" distL="0" distR="0" wp14:anchorId="63470E8D" wp14:editId="4D37E98E">
            <wp:extent cx="1641915" cy="1471671"/>
            <wp:effectExtent l="0" t="0" r="0" b="1905"/>
            <wp:docPr id="1774328516" name="Picture 5" descr="A document with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28516" name="Picture 5" descr="A document with a number of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15714" cy="1537818"/>
                    </a:xfrm>
                    <a:prstGeom prst="rect">
                      <a:avLst/>
                    </a:prstGeom>
                  </pic:spPr>
                </pic:pic>
              </a:graphicData>
            </a:graphic>
          </wp:inline>
        </w:drawing>
      </w:r>
    </w:p>
    <w:p w14:paraId="4275C59D" w14:textId="77777777" w:rsidR="00293C1E" w:rsidRPr="00293C1E" w:rsidRDefault="00293C1E" w:rsidP="00293C1E">
      <w:pPr>
        <w:spacing w:before="100" w:beforeAutospacing="1" w:after="100" w:afterAutospacing="1"/>
        <w:outlineLvl w:val="2"/>
        <w:rPr>
          <w:b/>
          <w:bCs/>
          <w:sz w:val="22"/>
          <w:szCs w:val="22"/>
        </w:rPr>
      </w:pPr>
    </w:p>
    <w:p w14:paraId="4FAE1C1F" w14:textId="38060D1B" w:rsidR="00293C1E" w:rsidRDefault="00293C1E" w:rsidP="00293C1E">
      <w:pPr>
        <w:spacing w:before="100" w:beforeAutospacing="1" w:after="100" w:afterAutospacing="1"/>
        <w:outlineLvl w:val="2"/>
        <w:rPr>
          <w:b/>
          <w:bCs/>
          <w:sz w:val="22"/>
          <w:szCs w:val="22"/>
        </w:rPr>
      </w:pPr>
      <w:r>
        <w:rPr>
          <w:b/>
          <w:bCs/>
          <w:sz w:val="22"/>
          <w:szCs w:val="22"/>
        </w:rPr>
        <w:t xml:space="preserve">Relevant </w:t>
      </w:r>
      <w:r w:rsidR="005F79CA">
        <w:rPr>
          <w:b/>
          <w:bCs/>
          <w:sz w:val="22"/>
          <w:szCs w:val="22"/>
        </w:rPr>
        <w:t>comments</w:t>
      </w:r>
      <w:r>
        <w:rPr>
          <w:b/>
          <w:bCs/>
          <w:sz w:val="22"/>
          <w:szCs w:val="22"/>
        </w:rPr>
        <w:t xml:space="preserve"> for l’enquete urgence database: </w:t>
      </w:r>
    </w:p>
    <w:p w14:paraId="134F853A" w14:textId="77777777" w:rsidR="00474D65" w:rsidRPr="00474D65" w:rsidRDefault="00474D65" w:rsidP="00474D65">
      <w:pPr>
        <w:numPr>
          <w:ilvl w:val="0"/>
          <w:numId w:val="27"/>
        </w:numPr>
        <w:spacing w:beforeAutospacing="1" w:afterAutospacing="1"/>
        <w:rPr>
          <w:rStyle w:val="s1"/>
          <w:sz w:val="22"/>
          <w:szCs w:val="22"/>
        </w:rPr>
      </w:pPr>
      <w:r w:rsidRPr="00474D65">
        <w:rPr>
          <w:rStyle w:val="s1"/>
          <w:sz w:val="22"/>
          <w:szCs w:val="22"/>
        </w:rPr>
        <w:t xml:space="preserve">A single </w:t>
      </w:r>
      <w:r w:rsidRPr="00474D65">
        <w:rPr>
          <w:sz w:val="22"/>
          <w:szCs w:val="22"/>
        </w:rPr>
        <w:t>FINESS establishment</w:t>
      </w:r>
      <w:r w:rsidRPr="00474D65">
        <w:rPr>
          <w:rStyle w:val="s1"/>
          <w:sz w:val="22"/>
          <w:szCs w:val="22"/>
        </w:rPr>
        <w:t xml:space="preserve"> may correspond to </w:t>
      </w:r>
      <w:r w:rsidRPr="00474D65">
        <w:rPr>
          <w:sz w:val="22"/>
          <w:szCs w:val="22"/>
        </w:rPr>
        <w:t>multiple emergency structures</w:t>
      </w:r>
      <w:r w:rsidRPr="00474D65">
        <w:rPr>
          <w:rStyle w:val="s1"/>
          <w:sz w:val="22"/>
          <w:szCs w:val="22"/>
        </w:rPr>
        <w:t xml:space="preserve">, typically one </w:t>
      </w:r>
      <w:r w:rsidRPr="00474D65">
        <w:rPr>
          <w:sz w:val="22"/>
          <w:szCs w:val="22"/>
        </w:rPr>
        <w:t>general emergency department</w:t>
      </w:r>
      <w:r w:rsidRPr="00474D65">
        <w:rPr>
          <w:rStyle w:val="s1"/>
          <w:sz w:val="22"/>
          <w:szCs w:val="22"/>
        </w:rPr>
        <w:t xml:space="preserve"> and one </w:t>
      </w:r>
      <w:r w:rsidRPr="00474D65">
        <w:rPr>
          <w:sz w:val="22"/>
          <w:szCs w:val="22"/>
        </w:rPr>
        <w:t>pediatric emergency department</w:t>
      </w:r>
      <w:r w:rsidRPr="00474D65">
        <w:rPr>
          <w:rStyle w:val="s1"/>
          <w:sz w:val="22"/>
          <w:szCs w:val="22"/>
        </w:rPr>
        <w:t>.</w:t>
      </w:r>
    </w:p>
    <w:p w14:paraId="6B6EFD25" w14:textId="77777777" w:rsidR="00474D65" w:rsidRPr="00474D65" w:rsidRDefault="00474D65" w:rsidP="00474D65">
      <w:pPr>
        <w:numPr>
          <w:ilvl w:val="0"/>
          <w:numId w:val="27"/>
        </w:numPr>
        <w:spacing w:beforeAutospacing="1" w:afterAutospacing="1"/>
        <w:rPr>
          <w:rStyle w:val="s1"/>
          <w:sz w:val="22"/>
          <w:szCs w:val="22"/>
        </w:rPr>
      </w:pPr>
      <w:r w:rsidRPr="00474D65">
        <w:rPr>
          <w:rStyle w:val="s1"/>
          <w:sz w:val="22"/>
          <w:szCs w:val="22"/>
        </w:rPr>
        <w:t xml:space="preserve">Each of these services completes a </w:t>
      </w:r>
      <w:r w:rsidRPr="00474D65">
        <w:rPr>
          <w:sz w:val="22"/>
          <w:szCs w:val="22"/>
        </w:rPr>
        <w:t>separate questionnaire</w:t>
      </w:r>
      <w:r w:rsidRPr="00474D65">
        <w:rPr>
          <w:rStyle w:val="s1"/>
          <w:sz w:val="22"/>
          <w:szCs w:val="22"/>
        </w:rPr>
        <w:t xml:space="preserve">, meaning that the </w:t>
      </w:r>
      <w:r w:rsidRPr="00474D65">
        <w:rPr>
          <w:sz w:val="22"/>
          <w:szCs w:val="22"/>
        </w:rPr>
        <w:t>number of survey responses exceeds the number of hospital identifiers (FINESS)</w:t>
      </w:r>
      <w:r w:rsidRPr="00474D65">
        <w:rPr>
          <w:rStyle w:val="s1"/>
          <w:sz w:val="22"/>
          <w:szCs w:val="22"/>
        </w:rPr>
        <w:t>.</w:t>
      </w:r>
    </w:p>
    <w:p w14:paraId="1594A3AD" w14:textId="4E7575F2" w:rsidR="005F79CA" w:rsidRPr="00474D65" w:rsidRDefault="00474D65" w:rsidP="00474D65">
      <w:pPr>
        <w:numPr>
          <w:ilvl w:val="0"/>
          <w:numId w:val="27"/>
        </w:numPr>
        <w:spacing w:beforeAutospacing="1" w:afterAutospacing="1"/>
        <w:rPr>
          <w:sz w:val="22"/>
          <w:szCs w:val="22"/>
        </w:rPr>
      </w:pPr>
      <w:r w:rsidRPr="00474D65">
        <w:rPr>
          <w:sz w:val="22"/>
          <w:szCs w:val="22"/>
        </w:rPr>
        <w:t xml:space="preserve">This distinction is important when merging or comparing with the </w:t>
      </w:r>
      <w:r w:rsidRPr="00474D65">
        <w:rPr>
          <w:rStyle w:val="s1"/>
          <w:sz w:val="22"/>
          <w:szCs w:val="22"/>
        </w:rPr>
        <w:t>SAE dataset</w:t>
      </w:r>
      <w:r w:rsidRPr="00474D65">
        <w:rPr>
          <w:sz w:val="22"/>
          <w:szCs w:val="22"/>
        </w:rPr>
        <w:t xml:space="preserve">, as a single hospital can appear more than once in the </w:t>
      </w:r>
      <w:r w:rsidRPr="00474D65">
        <w:rPr>
          <w:i/>
          <w:iCs/>
          <w:sz w:val="22"/>
          <w:szCs w:val="22"/>
        </w:rPr>
        <w:t>Enquête Urgences</w:t>
      </w:r>
      <w:r w:rsidRPr="00474D65">
        <w:rPr>
          <w:sz w:val="22"/>
          <w:szCs w:val="22"/>
        </w:rPr>
        <w:t xml:space="preserve"> data.</w:t>
      </w:r>
    </w:p>
    <w:p w14:paraId="276F2AB1" w14:textId="11937A61" w:rsidR="004E0CB9" w:rsidRDefault="007D1CD7" w:rsidP="00B2110D">
      <w:pPr>
        <w:spacing w:before="100" w:beforeAutospacing="1" w:after="100" w:afterAutospacing="1"/>
        <w:jc w:val="both"/>
        <w:outlineLvl w:val="2"/>
        <w:rPr>
          <w:sz w:val="22"/>
          <w:szCs w:val="22"/>
        </w:rPr>
      </w:pPr>
      <w:r>
        <w:rPr>
          <w:noProof/>
          <w:sz w:val="22"/>
          <w:szCs w:val="22"/>
        </w:rPr>
        <w:drawing>
          <wp:inline distT="0" distB="0" distL="0" distR="0" wp14:anchorId="3DB83C7B" wp14:editId="1E6542CF">
            <wp:extent cx="1294844" cy="1525088"/>
            <wp:effectExtent l="0" t="0" r="635" b="0"/>
            <wp:docPr id="1738210881"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10881" name="Picture 6" descr="A screenshot of a computer screen&#10;&#10;AI-generated content may be incorrect."/>
                    <pic:cNvPicPr/>
                  </pic:nvPicPr>
                  <pic:blipFill rotWithShape="1">
                    <a:blip r:embed="rId24" cstate="print">
                      <a:extLst>
                        <a:ext uri="{28A0092B-C50C-407E-A947-70E740481C1C}">
                          <a14:useLocalDpi xmlns:a14="http://schemas.microsoft.com/office/drawing/2010/main" val="0"/>
                        </a:ext>
                      </a:extLst>
                    </a:blip>
                    <a:srcRect l="5839" t="2659" r="21115" b="1377"/>
                    <a:stretch>
                      <a:fillRect/>
                    </a:stretch>
                  </pic:blipFill>
                  <pic:spPr bwMode="auto">
                    <a:xfrm>
                      <a:off x="0" y="0"/>
                      <a:ext cx="1343744" cy="1582683"/>
                    </a:xfrm>
                    <a:prstGeom prst="rect">
                      <a:avLst/>
                    </a:prstGeom>
                    <a:ln>
                      <a:noFill/>
                    </a:ln>
                    <a:extLst>
                      <a:ext uri="{53640926-AAD7-44D8-BBD7-CCE9431645EC}">
                        <a14:shadowObscured xmlns:a14="http://schemas.microsoft.com/office/drawing/2010/main"/>
                      </a:ext>
                    </a:extLst>
                  </pic:spPr>
                </pic:pic>
              </a:graphicData>
            </a:graphic>
          </wp:inline>
        </w:drawing>
      </w:r>
      <w:r w:rsidR="00B41F52">
        <w:rPr>
          <w:noProof/>
          <w:sz w:val="22"/>
          <w:szCs w:val="22"/>
        </w:rPr>
        <w:drawing>
          <wp:inline distT="0" distB="0" distL="0" distR="0" wp14:anchorId="564B1472" wp14:editId="2D653314">
            <wp:extent cx="2473290" cy="1479425"/>
            <wp:effectExtent l="0" t="0" r="3810" b="0"/>
            <wp:docPr id="208861037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10373" name="Picture 7"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38457" cy="1518405"/>
                    </a:xfrm>
                    <a:prstGeom prst="rect">
                      <a:avLst/>
                    </a:prstGeom>
                  </pic:spPr>
                </pic:pic>
              </a:graphicData>
            </a:graphic>
          </wp:inline>
        </w:drawing>
      </w:r>
    </w:p>
    <w:p w14:paraId="747EBA22" w14:textId="77777777" w:rsidR="004E0CB9" w:rsidRDefault="004E0CB9" w:rsidP="00B2110D">
      <w:pPr>
        <w:spacing w:before="100" w:beforeAutospacing="1" w:after="100" w:afterAutospacing="1"/>
        <w:jc w:val="both"/>
        <w:outlineLvl w:val="2"/>
        <w:rPr>
          <w:sz w:val="22"/>
          <w:szCs w:val="22"/>
        </w:rPr>
      </w:pPr>
    </w:p>
    <w:p w14:paraId="64493F78" w14:textId="4D00A921" w:rsidR="00E22CCF" w:rsidRPr="005F79CA" w:rsidRDefault="005F79CA" w:rsidP="005F79CA">
      <w:pPr>
        <w:spacing w:before="100" w:beforeAutospacing="1" w:after="100" w:afterAutospacing="1"/>
        <w:outlineLvl w:val="2"/>
        <w:rPr>
          <w:b/>
          <w:sz w:val="22"/>
          <w:szCs w:val="22"/>
        </w:rPr>
      </w:pPr>
      <w:r>
        <w:rPr>
          <w:b/>
          <w:bCs/>
          <w:sz w:val="22"/>
          <w:szCs w:val="22"/>
        </w:rPr>
        <w:t xml:space="preserve">Relevant comments for the RPU database: </w:t>
      </w:r>
    </w:p>
    <w:p w14:paraId="0A5A5AED" w14:textId="77777777" w:rsidR="00CD370D" w:rsidRPr="00CD370D" w:rsidRDefault="00CD370D" w:rsidP="00CD370D">
      <w:pPr>
        <w:pStyle w:val="p1"/>
        <w:numPr>
          <w:ilvl w:val="0"/>
          <w:numId w:val="32"/>
        </w:numPr>
        <w:rPr>
          <w:sz w:val="22"/>
          <w:szCs w:val="22"/>
        </w:rPr>
      </w:pPr>
      <w:r w:rsidRPr="00CD370D">
        <w:rPr>
          <w:sz w:val="22"/>
          <w:szCs w:val="22"/>
        </w:rPr>
        <w:t>Granularity and coverage</w:t>
      </w:r>
    </w:p>
    <w:p w14:paraId="475EE886" w14:textId="77777777" w:rsidR="00CD370D" w:rsidRPr="00CD370D" w:rsidRDefault="00CD370D" w:rsidP="00CD370D">
      <w:pPr>
        <w:pStyle w:val="p1"/>
        <w:numPr>
          <w:ilvl w:val="1"/>
          <w:numId w:val="32"/>
        </w:numPr>
        <w:rPr>
          <w:sz w:val="22"/>
          <w:szCs w:val="22"/>
        </w:rPr>
      </w:pPr>
      <w:r w:rsidRPr="00CD370D">
        <w:rPr>
          <w:sz w:val="22"/>
          <w:szCs w:val="22"/>
        </w:rPr>
        <w:t xml:space="preserve">The RPU provides the </w:t>
      </w:r>
      <w:r w:rsidRPr="00CD370D">
        <w:rPr>
          <w:rStyle w:val="s1"/>
          <w:sz w:val="22"/>
          <w:szCs w:val="22"/>
        </w:rPr>
        <w:t>number of emergency visits per day and per emergency department</w:t>
      </w:r>
      <w:r w:rsidRPr="00CD370D">
        <w:rPr>
          <w:sz w:val="22"/>
          <w:szCs w:val="22"/>
        </w:rPr>
        <w:t xml:space="preserve"> (identified by the hospital’s FINESS code).</w:t>
      </w:r>
    </w:p>
    <w:p w14:paraId="1F0B3FE3" w14:textId="77777777" w:rsidR="00CD370D" w:rsidRPr="00CD370D" w:rsidRDefault="00CD370D" w:rsidP="00CD370D">
      <w:pPr>
        <w:pStyle w:val="p1"/>
        <w:numPr>
          <w:ilvl w:val="1"/>
          <w:numId w:val="32"/>
        </w:numPr>
        <w:rPr>
          <w:sz w:val="22"/>
          <w:szCs w:val="22"/>
        </w:rPr>
      </w:pPr>
      <w:r w:rsidRPr="00CD370D">
        <w:rPr>
          <w:sz w:val="22"/>
          <w:szCs w:val="22"/>
        </w:rPr>
        <w:t>This makes it possible to analyze daily activity trends and detect potential anomalies or drops in patient volume.</w:t>
      </w:r>
    </w:p>
    <w:p w14:paraId="0D9EADD3" w14:textId="77777777" w:rsidR="00CD370D" w:rsidRPr="00CD370D" w:rsidRDefault="00CD370D" w:rsidP="00CD370D">
      <w:pPr>
        <w:pStyle w:val="p1"/>
        <w:numPr>
          <w:ilvl w:val="0"/>
          <w:numId w:val="32"/>
        </w:numPr>
        <w:rPr>
          <w:sz w:val="22"/>
          <w:szCs w:val="22"/>
        </w:rPr>
      </w:pPr>
      <w:r w:rsidRPr="00CD370D">
        <w:rPr>
          <w:sz w:val="22"/>
          <w:szCs w:val="22"/>
        </w:rPr>
        <w:t>Limitations for detecting closures</w:t>
      </w:r>
    </w:p>
    <w:p w14:paraId="1B7F40A3" w14:textId="77777777" w:rsidR="00CD370D" w:rsidRPr="00CD370D" w:rsidRDefault="00CD370D" w:rsidP="00CD370D">
      <w:pPr>
        <w:pStyle w:val="p1"/>
        <w:numPr>
          <w:ilvl w:val="1"/>
          <w:numId w:val="32"/>
        </w:numPr>
        <w:rPr>
          <w:sz w:val="22"/>
          <w:szCs w:val="22"/>
        </w:rPr>
      </w:pPr>
      <w:r w:rsidRPr="00CD370D">
        <w:rPr>
          <w:rStyle w:val="s1"/>
          <w:sz w:val="22"/>
          <w:szCs w:val="22"/>
        </w:rPr>
        <w:t xml:space="preserve">The dataset </w:t>
      </w:r>
      <w:r w:rsidRPr="00CD370D">
        <w:rPr>
          <w:sz w:val="22"/>
          <w:szCs w:val="22"/>
        </w:rPr>
        <w:t>does not explicitly indicate whether a service was closed</w:t>
      </w:r>
      <w:r w:rsidRPr="00CD370D">
        <w:rPr>
          <w:rStyle w:val="s1"/>
          <w:sz w:val="22"/>
          <w:szCs w:val="22"/>
        </w:rPr>
        <w:t>.</w:t>
      </w:r>
    </w:p>
    <w:p w14:paraId="7BDF5D8A" w14:textId="77777777" w:rsidR="00CD370D" w:rsidRPr="00CD370D" w:rsidRDefault="00CD370D" w:rsidP="00CD370D">
      <w:pPr>
        <w:pStyle w:val="p1"/>
        <w:numPr>
          <w:ilvl w:val="1"/>
          <w:numId w:val="32"/>
        </w:numPr>
        <w:rPr>
          <w:sz w:val="22"/>
          <w:szCs w:val="22"/>
        </w:rPr>
      </w:pPr>
      <w:r w:rsidRPr="00CD370D">
        <w:rPr>
          <w:sz w:val="22"/>
          <w:szCs w:val="22"/>
        </w:rPr>
        <w:t xml:space="preserve">On certain days, a department may </w:t>
      </w:r>
      <w:r w:rsidRPr="00CD370D">
        <w:rPr>
          <w:rStyle w:val="s1"/>
          <w:sz w:val="22"/>
          <w:szCs w:val="22"/>
        </w:rPr>
        <w:t>report no data</w:t>
      </w:r>
      <w:r w:rsidRPr="00CD370D">
        <w:rPr>
          <w:sz w:val="22"/>
          <w:szCs w:val="22"/>
        </w:rPr>
        <w:t xml:space="preserve"> — this could mean either:</w:t>
      </w:r>
    </w:p>
    <w:p w14:paraId="43147D68" w14:textId="77777777" w:rsidR="00CD370D" w:rsidRPr="00CD370D" w:rsidRDefault="00CD370D" w:rsidP="00CD370D">
      <w:pPr>
        <w:pStyle w:val="p1"/>
        <w:numPr>
          <w:ilvl w:val="2"/>
          <w:numId w:val="32"/>
        </w:numPr>
        <w:rPr>
          <w:sz w:val="22"/>
          <w:szCs w:val="22"/>
        </w:rPr>
      </w:pPr>
      <w:r w:rsidRPr="00CD370D">
        <w:rPr>
          <w:rStyle w:val="s1"/>
          <w:sz w:val="22"/>
          <w:szCs w:val="22"/>
        </w:rPr>
        <w:t xml:space="preserve">the </w:t>
      </w:r>
      <w:r w:rsidRPr="00CD370D">
        <w:rPr>
          <w:sz w:val="22"/>
          <w:szCs w:val="22"/>
        </w:rPr>
        <w:t>emergency department was closed</w:t>
      </w:r>
      <w:r w:rsidRPr="00CD370D">
        <w:rPr>
          <w:rStyle w:val="s1"/>
          <w:sz w:val="22"/>
          <w:szCs w:val="22"/>
        </w:rPr>
        <w:t>, or</w:t>
      </w:r>
    </w:p>
    <w:p w14:paraId="041BC571" w14:textId="77777777" w:rsidR="00CD370D" w:rsidRPr="00CD370D" w:rsidRDefault="00CD370D" w:rsidP="00CD370D">
      <w:pPr>
        <w:pStyle w:val="p1"/>
        <w:numPr>
          <w:ilvl w:val="2"/>
          <w:numId w:val="32"/>
        </w:numPr>
        <w:rPr>
          <w:sz w:val="22"/>
          <w:szCs w:val="22"/>
        </w:rPr>
      </w:pPr>
      <w:r w:rsidRPr="00CD370D">
        <w:rPr>
          <w:rStyle w:val="s1"/>
          <w:sz w:val="22"/>
          <w:szCs w:val="22"/>
        </w:rPr>
        <w:t xml:space="preserve">the </w:t>
      </w:r>
      <w:r w:rsidRPr="00CD370D">
        <w:rPr>
          <w:sz w:val="22"/>
          <w:szCs w:val="22"/>
        </w:rPr>
        <w:t>data were not transmitted or recorded</w:t>
      </w:r>
      <w:r w:rsidRPr="00CD370D">
        <w:rPr>
          <w:rStyle w:val="s1"/>
          <w:sz w:val="22"/>
          <w:szCs w:val="22"/>
        </w:rPr>
        <w:t>.</w:t>
      </w:r>
    </w:p>
    <w:p w14:paraId="38723E8B" w14:textId="77777777" w:rsidR="00CD370D" w:rsidRPr="00CD370D" w:rsidRDefault="00CD370D" w:rsidP="00CD370D">
      <w:pPr>
        <w:pStyle w:val="p1"/>
        <w:numPr>
          <w:ilvl w:val="1"/>
          <w:numId w:val="32"/>
        </w:numPr>
        <w:rPr>
          <w:sz w:val="22"/>
          <w:szCs w:val="22"/>
        </w:rPr>
      </w:pPr>
      <w:r w:rsidRPr="00CD370D">
        <w:rPr>
          <w:sz w:val="22"/>
          <w:szCs w:val="22"/>
        </w:rPr>
        <w:t xml:space="preserve">Therefore, days with zero activity must be interpreted cautiously and cross-checked with other sources (e.g., ARS announcements, </w:t>
      </w:r>
      <w:r w:rsidRPr="00CD370D">
        <w:rPr>
          <w:i/>
          <w:iCs/>
          <w:sz w:val="22"/>
          <w:szCs w:val="22"/>
        </w:rPr>
        <w:t>Enquête Urgences 2023</w:t>
      </w:r>
      <w:r w:rsidRPr="00CD370D">
        <w:rPr>
          <w:sz w:val="22"/>
          <w:szCs w:val="22"/>
        </w:rPr>
        <w:t>).</w:t>
      </w:r>
    </w:p>
    <w:p w14:paraId="11D620B5" w14:textId="77777777" w:rsidR="00CD370D" w:rsidRPr="00CD370D" w:rsidRDefault="00CD370D" w:rsidP="00CD370D">
      <w:pPr>
        <w:pStyle w:val="p1"/>
        <w:numPr>
          <w:ilvl w:val="0"/>
          <w:numId w:val="32"/>
        </w:numPr>
        <w:rPr>
          <w:sz w:val="22"/>
          <w:szCs w:val="22"/>
        </w:rPr>
      </w:pPr>
      <w:r w:rsidRPr="00CD370D">
        <w:rPr>
          <w:sz w:val="22"/>
          <w:szCs w:val="22"/>
        </w:rPr>
        <w:t>Regulated access (partial functioning)</w:t>
      </w:r>
    </w:p>
    <w:p w14:paraId="5EB17ACC" w14:textId="77777777" w:rsidR="00CD370D" w:rsidRPr="00CD370D" w:rsidRDefault="00CD370D" w:rsidP="00CD370D">
      <w:pPr>
        <w:pStyle w:val="p1"/>
        <w:numPr>
          <w:ilvl w:val="1"/>
          <w:numId w:val="32"/>
        </w:numPr>
        <w:rPr>
          <w:sz w:val="22"/>
          <w:szCs w:val="22"/>
        </w:rPr>
      </w:pPr>
      <w:r w:rsidRPr="00CD370D">
        <w:rPr>
          <w:sz w:val="22"/>
          <w:szCs w:val="22"/>
        </w:rPr>
        <w:t xml:space="preserve">When an emergency department operates under </w:t>
      </w:r>
      <w:r w:rsidRPr="00CD370D">
        <w:rPr>
          <w:rStyle w:val="s1"/>
          <w:sz w:val="22"/>
          <w:szCs w:val="22"/>
        </w:rPr>
        <w:t>regulated access</w:t>
      </w:r>
      <w:r w:rsidRPr="00CD370D">
        <w:rPr>
          <w:sz w:val="22"/>
          <w:szCs w:val="22"/>
        </w:rPr>
        <w:t xml:space="preserve"> (e.g., only specific cases admitted), the RPU may still show activity, but at </w:t>
      </w:r>
      <w:r w:rsidRPr="00CD370D">
        <w:rPr>
          <w:rStyle w:val="s1"/>
          <w:sz w:val="22"/>
          <w:szCs w:val="22"/>
        </w:rPr>
        <w:t>lower volumes</w:t>
      </w:r>
      <w:r w:rsidRPr="00CD370D">
        <w:rPr>
          <w:sz w:val="22"/>
          <w:szCs w:val="22"/>
        </w:rPr>
        <w:t>.</w:t>
      </w:r>
    </w:p>
    <w:p w14:paraId="04292272" w14:textId="7D428E86" w:rsidR="00E22CCF" w:rsidRDefault="00CD370D" w:rsidP="000422D3">
      <w:pPr>
        <w:pStyle w:val="p1"/>
        <w:numPr>
          <w:ilvl w:val="1"/>
          <w:numId w:val="32"/>
        </w:numPr>
        <w:rPr>
          <w:sz w:val="22"/>
          <w:szCs w:val="22"/>
        </w:rPr>
      </w:pPr>
      <w:r w:rsidRPr="00CD370D">
        <w:rPr>
          <w:sz w:val="22"/>
          <w:szCs w:val="22"/>
        </w:rPr>
        <w:t xml:space="preserve">This makes it difficult to distinguish between </w:t>
      </w:r>
      <w:r w:rsidRPr="00CD370D">
        <w:rPr>
          <w:rStyle w:val="s1"/>
          <w:sz w:val="22"/>
          <w:szCs w:val="22"/>
        </w:rPr>
        <w:t>true closures</w:t>
      </w:r>
      <w:r w:rsidRPr="00CD370D">
        <w:rPr>
          <w:sz w:val="22"/>
          <w:szCs w:val="22"/>
        </w:rPr>
        <w:t xml:space="preserve"> and </w:t>
      </w:r>
      <w:r w:rsidRPr="00CD370D">
        <w:rPr>
          <w:rStyle w:val="s1"/>
          <w:sz w:val="22"/>
          <w:szCs w:val="22"/>
        </w:rPr>
        <w:t>restricted operations</w:t>
      </w:r>
      <w:r w:rsidRPr="00CD370D">
        <w:rPr>
          <w:sz w:val="22"/>
          <w:szCs w:val="22"/>
        </w:rPr>
        <w:t xml:space="preserve"> using RPU data alone.</w:t>
      </w:r>
    </w:p>
    <w:p w14:paraId="5EBAB1A8" w14:textId="77777777" w:rsidR="00E22CCF" w:rsidRDefault="00E22CCF" w:rsidP="00B2110D">
      <w:pPr>
        <w:spacing w:before="100" w:beforeAutospacing="1" w:after="100" w:afterAutospacing="1"/>
        <w:jc w:val="both"/>
        <w:outlineLvl w:val="2"/>
        <w:rPr>
          <w:sz w:val="22"/>
          <w:szCs w:val="22"/>
        </w:rPr>
      </w:pPr>
    </w:p>
    <w:p w14:paraId="3577EBAC" w14:textId="77777777" w:rsidR="00831718" w:rsidRDefault="00831718" w:rsidP="00B2110D">
      <w:pPr>
        <w:spacing w:before="100" w:beforeAutospacing="1" w:after="100" w:afterAutospacing="1"/>
        <w:jc w:val="both"/>
        <w:outlineLvl w:val="2"/>
        <w:rPr>
          <w:sz w:val="22"/>
          <w:szCs w:val="22"/>
        </w:rPr>
      </w:pPr>
    </w:p>
    <w:p w14:paraId="3C3C1912" w14:textId="77777777" w:rsidR="00831718" w:rsidRDefault="00831718" w:rsidP="00831718">
      <w:pPr>
        <w:pStyle w:val="Titre2"/>
        <w:rPr>
          <w:lang w:val="fr-MX"/>
        </w:rPr>
      </w:pPr>
      <w:commentRangeStart w:id="12"/>
      <w:commentRangeStart w:id="13"/>
      <w:r>
        <w:t>Building the Emergency Department Closures Database (LLM-assisted collection)</w:t>
      </w:r>
      <w:commentRangeEnd w:id="12"/>
      <w:r w:rsidR="00A149CE">
        <w:rPr>
          <w:rStyle w:val="Marquedecommentaire"/>
          <w:sz w:val="32"/>
          <w:szCs w:val="32"/>
          <w:lang w:val="fr-MX"/>
        </w:rPr>
        <w:commentReference w:id="12"/>
      </w:r>
      <w:commentRangeEnd w:id="13"/>
      <w:r w:rsidR="00A149CE">
        <w:rPr>
          <w:rStyle w:val="Marquedecommentaire"/>
          <w:sz w:val="32"/>
          <w:szCs w:val="32"/>
          <w:lang w:val="fr-MX"/>
        </w:rPr>
        <w:commentReference w:id="13"/>
      </w:r>
    </w:p>
    <w:p w14:paraId="689A8DF8" w14:textId="77777777" w:rsidR="00831718" w:rsidRPr="00FE411C" w:rsidRDefault="00831718" w:rsidP="00FE411C">
      <w:pPr>
        <w:pStyle w:val="NormalWeb"/>
        <w:jc w:val="both"/>
        <w:rPr>
          <w:sz w:val="22"/>
          <w:szCs w:val="22"/>
        </w:rPr>
      </w:pPr>
      <w:r w:rsidRPr="00FE411C">
        <w:rPr>
          <w:sz w:val="22"/>
          <w:szCs w:val="22"/>
        </w:rPr>
        <w:t xml:space="preserve">This database will be created by collecting information from the websites and publications of the </w:t>
      </w:r>
      <w:r w:rsidRPr="00FE411C">
        <w:rPr>
          <w:b/>
          <w:bCs/>
          <w:sz w:val="22"/>
          <w:szCs w:val="22"/>
        </w:rPr>
        <w:t>Agences Régionales de Santé (ARS)</w:t>
      </w:r>
      <w:r w:rsidRPr="00FE411C">
        <w:rPr>
          <w:sz w:val="22"/>
          <w:szCs w:val="22"/>
        </w:rPr>
        <w:t xml:space="preserve"> and local press starting in 2023, where announcements of partial or full emergency department closures or regulated access are regularly posted.</w:t>
      </w:r>
    </w:p>
    <w:p w14:paraId="0C455969" w14:textId="77777777" w:rsidR="00831718" w:rsidRPr="00FE411C" w:rsidRDefault="00831718" w:rsidP="00FE411C">
      <w:pPr>
        <w:pStyle w:val="NormalWeb"/>
        <w:jc w:val="both"/>
        <w:rPr>
          <w:sz w:val="22"/>
          <w:szCs w:val="22"/>
        </w:rPr>
      </w:pPr>
      <w:r w:rsidRPr="00FE411C">
        <w:rPr>
          <w:sz w:val="22"/>
          <w:szCs w:val="22"/>
        </w:rPr>
        <w:lastRenderedPageBreak/>
        <w:t xml:space="preserve">Our goal is to develop a </w:t>
      </w:r>
      <w:r w:rsidRPr="00FE411C">
        <w:rPr>
          <w:b/>
          <w:bCs/>
          <w:sz w:val="22"/>
          <w:szCs w:val="22"/>
        </w:rPr>
        <w:t>prototype of an LLM-assisted data collection process</w:t>
      </w:r>
      <w:r w:rsidRPr="00FE411C">
        <w:rPr>
          <w:sz w:val="22"/>
          <w:szCs w:val="22"/>
        </w:rPr>
        <w:t xml:space="preserve">, implemented as a </w:t>
      </w:r>
      <w:r w:rsidRPr="00FE411C">
        <w:rPr>
          <w:b/>
          <w:bCs/>
          <w:sz w:val="22"/>
          <w:szCs w:val="22"/>
        </w:rPr>
        <w:t>Python pipeline</w:t>
      </w:r>
      <w:r w:rsidRPr="00FE411C">
        <w:rPr>
          <w:sz w:val="22"/>
          <w:szCs w:val="22"/>
        </w:rPr>
        <w:t xml:space="preserve"> deployed on the </w:t>
      </w:r>
      <w:r w:rsidRPr="00FE411C">
        <w:rPr>
          <w:b/>
          <w:bCs/>
          <w:sz w:val="22"/>
          <w:szCs w:val="22"/>
        </w:rPr>
        <w:t>Quetzal cluster</w:t>
      </w:r>
      <w:r w:rsidRPr="00FE411C">
        <w:rPr>
          <w:sz w:val="22"/>
          <w:szCs w:val="22"/>
        </w:rPr>
        <w:t xml:space="preserve">. This pipeline utilizes automated, domain-restricted search queries and runs a </w:t>
      </w:r>
      <w:r w:rsidRPr="00FE411C">
        <w:rPr>
          <w:b/>
          <w:bCs/>
          <w:sz w:val="22"/>
          <w:szCs w:val="22"/>
        </w:rPr>
        <w:t>locally hosted Large Language Model (Mistral-7B-Instruct-v0.3)</w:t>
      </w:r>
      <w:r w:rsidRPr="00FE411C">
        <w:rPr>
          <w:sz w:val="22"/>
          <w:szCs w:val="22"/>
        </w:rPr>
        <w:t xml:space="preserve">. To ensure high throughput and cost-efficiency, the model is served via the </w:t>
      </w:r>
      <w:r w:rsidRPr="00FE411C">
        <w:rPr>
          <w:b/>
          <w:bCs/>
          <w:sz w:val="22"/>
          <w:szCs w:val="22"/>
        </w:rPr>
        <w:t>vLLM inference engine</w:t>
      </w:r>
      <w:r w:rsidRPr="00FE411C">
        <w:rPr>
          <w:sz w:val="22"/>
          <w:szCs w:val="22"/>
        </w:rPr>
        <w:t>, which optimizes GPU memory usage through PagedAttention and KV caching. This setup identifies and extracts closure announcements without relying on paid external APIs.</w:t>
      </w:r>
    </w:p>
    <w:p w14:paraId="5B83BD5A" w14:textId="77777777" w:rsidR="00831718" w:rsidRPr="00FE411C" w:rsidRDefault="00831718" w:rsidP="00FE411C">
      <w:pPr>
        <w:pStyle w:val="NormalWeb"/>
        <w:jc w:val="both"/>
        <w:rPr>
          <w:sz w:val="22"/>
          <w:szCs w:val="22"/>
        </w:rPr>
      </w:pPr>
      <w:r w:rsidRPr="00FE411C">
        <w:rPr>
          <w:sz w:val="22"/>
          <w:szCs w:val="22"/>
        </w:rPr>
        <w:t xml:space="preserve">In practice, this process involves a </w:t>
      </w:r>
      <w:r w:rsidRPr="00FE411C">
        <w:rPr>
          <w:b/>
          <w:bCs/>
          <w:sz w:val="22"/>
          <w:szCs w:val="22"/>
        </w:rPr>
        <w:t>Python notebook</w:t>
      </w:r>
      <w:r w:rsidRPr="00FE411C">
        <w:rPr>
          <w:sz w:val="22"/>
          <w:szCs w:val="22"/>
        </w:rPr>
        <w:t xml:space="preserve"> (utilizing a specialized </w:t>
      </w:r>
      <w:r w:rsidRPr="00FE411C">
        <w:rPr>
          <w:rStyle w:val="CodeHTML"/>
          <w:sz w:val="22"/>
          <w:szCs w:val="22"/>
        </w:rPr>
        <w:t>vllm_env</w:t>
      </w:r>
      <w:r w:rsidRPr="00FE411C">
        <w:rPr>
          <w:sz w:val="22"/>
          <w:szCs w:val="22"/>
        </w:rPr>
        <w:t xml:space="preserve"> Conda environment) to:</w:t>
      </w:r>
    </w:p>
    <w:p w14:paraId="680405FA" w14:textId="77777777" w:rsidR="00831718" w:rsidRPr="00FE411C" w:rsidRDefault="00831718" w:rsidP="00FE411C">
      <w:pPr>
        <w:pStyle w:val="NormalWeb"/>
        <w:numPr>
          <w:ilvl w:val="0"/>
          <w:numId w:val="37"/>
        </w:numPr>
        <w:spacing w:before="100" w:beforeAutospacing="1" w:after="100" w:afterAutospacing="1"/>
        <w:jc w:val="both"/>
        <w:rPr>
          <w:sz w:val="22"/>
          <w:szCs w:val="22"/>
        </w:rPr>
      </w:pPr>
      <w:r w:rsidRPr="00FE411C">
        <w:rPr>
          <w:b/>
          <w:bCs/>
          <w:sz w:val="22"/>
          <w:szCs w:val="22"/>
        </w:rPr>
        <w:t>Execute targeted search queries</w:t>
      </w:r>
      <w:r w:rsidRPr="00FE411C">
        <w:rPr>
          <w:sz w:val="22"/>
          <w:szCs w:val="22"/>
        </w:rPr>
        <w:t xml:space="preserve"> for each hospital (e.g., </w:t>
      </w:r>
      <w:r w:rsidRPr="00FE411C">
        <w:rPr>
          <w:rStyle w:val="CodeHTML"/>
          <w:sz w:val="22"/>
          <w:szCs w:val="22"/>
        </w:rPr>
        <w:t>site:fr "fermeture urgences" [Hospital Name] 2024</w:t>
      </w:r>
      <w:r w:rsidRPr="00FE411C">
        <w:rPr>
          <w:sz w:val="22"/>
          <w:szCs w:val="22"/>
        </w:rPr>
        <w:t>) using open-source tools to retrieve text content.</w:t>
      </w:r>
    </w:p>
    <w:p w14:paraId="7D663151" w14:textId="67866A3D" w:rsidR="00831718" w:rsidRPr="00FE411C" w:rsidRDefault="00831718" w:rsidP="00FE411C">
      <w:pPr>
        <w:pStyle w:val="NormalWeb"/>
        <w:numPr>
          <w:ilvl w:val="0"/>
          <w:numId w:val="37"/>
        </w:numPr>
        <w:spacing w:before="100" w:beforeAutospacing="1" w:after="100" w:afterAutospacing="1"/>
        <w:jc w:val="both"/>
        <w:rPr>
          <w:sz w:val="22"/>
          <w:szCs w:val="22"/>
        </w:rPr>
      </w:pPr>
      <w:r w:rsidRPr="00FE411C">
        <w:rPr>
          <w:b/>
          <w:bCs/>
          <w:sz w:val="22"/>
          <w:szCs w:val="22"/>
        </w:rPr>
        <w:t>Process the retrieved texts</w:t>
      </w:r>
      <w:r w:rsidRPr="00FE411C">
        <w:rPr>
          <w:sz w:val="22"/>
          <w:szCs w:val="22"/>
        </w:rPr>
        <w:t xml:space="preserve"> using the </w:t>
      </w:r>
      <w:r w:rsidRPr="00FE411C">
        <w:rPr>
          <w:b/>
          <w:bCs/>
          <w:sz w:val="22"/>
          <w:szCs w:val="22"/>
        </w:rPr>
        <w:t>Mistral-7B</w:t>
      </w:r>
      <w:r w:rsidRPr="00FE411C">
        <w:rPr>
          <w:sz w:val="22"/>
          <w:szCs w:val="22"/>
        </w:rPr>
        <w:t xml:space="preserve"> model hosted directly on </w:t>
      </w:r>
      <w:r w:rsidRPr="00FE411C">
        <w:rPr>
          <w:b/>
          <w:bCs/>
          <w:sz w:val="22"/>
          <w:szCs w:val="22"/>
        </w:rPr>
        <w:t>local RTX A5000 GPUs</w:t>
      </w:r>
      <w:r w:rsidRPr="00FE411C">
        <w:rPr>
          <w:sz w:val="22"/>
          <w:szCs w:val="22"/>
        </w:rPr>
        <w:t xml:space="preserve">. The model is stored on the cluster's </w:t>
      </w:r>
      <w:r w:rsidR="00DA2C5A" w:rsidRPr="00FE411C">
        <w:rPr>
          <w:sz w:val="22"/>
          <w:szCs w:val="22"/>
        </w:rPr>
        <w:t>high capacity</w:t>
      </w:r>
      <w:r w:rsidRPr="00FE411C">
        <w:rPr>
          <w:sz w:val="22"/>
          <w:szCs w:val="22"/>
        </w:rPr>
        <w:t xml:space="preserve"> </w:t>
      </w:r>
      <w:r w:rsidRPr="00FE411C">
        <w:rPr>
          <w:rStyle w:val="CodeHTML"/>
          <w:sz w:val="22"/>
          <w:szCs w:val="22"/>
        </w:rPr>
        <w:t>/Data</w:t>
      </w:r>
      <w:r w:rsidRPr="00FE411C">
        <w:rPr>
          <w:sz w:val="22"/>
          <w:szCs w:val="22"/>
        </w:rPr>
        <w:t xml:space="preserve"> partition to manage disk quotas effectively.</w:t>
      </w:r>
    </w:p>
    <w:p w14:paraId="547EE709" w14:textId="77777777" w:rsidR="00831718" w:rsidRPr="00FE411C" w:rsidRDefault="00831718" w:rsidP="00FE411C">
      <w:pPr>
        <w:pStyle w:val="NormalWeb"/>
        <w:numPr>
          <w:ilvl w:val="0"/>
          <w:numId w:val="37"/>
        </w:numPr>
        <w:spacing w:before="100" w:beforeAutospacing="1" w:after="100" w:afterAutospacing="1"/>
        <w:jc w:val="both"/>
        <w:rPr>
          <w:sz w:val="22"/>
          <w:szCs w:val="22"/>
        </w:rPr>
      </w:pPr>
      <w:r w:rsidRPr="00FE411C">
        <w:rPr>
          <w:b/>
          <w:bCs/>
          <w:sz w:val="22"/>
          <w:szCs w:val="22"/>
        </w:rPr>
        <w:t>Instruct the model</w:t>
      </w:r>
      <w:r w:rsidRPr="00FE411C">
        <w:rPr>
          <w:sz w:val="22"/>
          <w:szCs w:val="22"/>
        </w:rPr>
        <w:t xml:space="preserve">, via designed prompts, to extract key fields into a strict </w:t>
      </w:r>
      <w:r w:rsidRPr="00FE411C">
        <w:rPr>
          <w:b/>
          <w:bCs/>
          <w:sz w:val="22"/>
          <w:szCs w:val="22"/>
        </w:rPr>
        <w:t>JSON format</w:t>
      </w:r>
      <w:r w:rsidRPr="00FE411C">
        <w:rPr>
          <w:sz w:val="22"/>
          <w:szCs w:val="22"/>
        </w:rPr>
        <w:t>.</w:t>
      </w:r>
    </w:p>
    <w:p w14:paraId="237232CA" w14:textId="77777777" w:rsidR="00831718" w:rsidRPr="00FE411C" w:rsidRDefault="00831718" w:rsidP="00FE411C">
      <w:pPr>
        <w:pStyle w:val="NormalWeb"/>
        <w:numPr>
          <w:ilvl w:val="0"/>
          <w:numId w:val="37"/>
        </w:numPr>
        <w:spacing w:before="100" w:beforeAutospacing="1" w:after="100" w:afterAutospacing="1"/>
        <w:jc w:val="both"/>
        <w:rPr>
          <w:sz w:val="22"/>
          <w:szCs w:val="22"/>
        </w:rPr>
      </w:pPr>
      <w:r w:rsidRPr="00FE411C">
        <w:rPr>
          <w:b/>
          <w:bCs/>
          <w:sz w:val="22"/>
          <w:szCs w:val="22"/>
        </w:rPr>
        <w:t>Store the structured outputs</w:t>
      </w:r>
      <w:r w:rsidRPr="00FE411C">
        <w:rPr>
          <w:sz w:val="22"/>
          <w:szCs w:val="22"/>
        </w:rPr>
        <w:t xml:space="preserve"> in a reusable dataset file.</w:t>
      </w:r>
    </w:p>
    <w:p w14:paraId="6F134626" w14:textId="77777777" w:rsidR="00831718" w:rsidRPr="00FE411C" w:rsidRDefault="00831718" w:rsidP="00FE411C">
      <w:pPr>
        <w:pStyle w:val="NormalWeb"/>
        <w:jc w:val="both"/>
        <w:rPr>
          <w:sz w:val="22"/>
          <w:szCs w:val="22"/>
        </w:rPr>
      </w:pPr>
      <w:r w:rsidRPr="00FE411C">
        <w:rPr>
          <w:sz w:val="22"/>
          <w:szCs w:val="22"/>
        </w:rPr>
        <w:t xml:space="preserve">The LLM will extract and return a </w:t>
      </w:r>
      <w:r w:rsidRPr="00FE411C">
        <w:rPr>
          <w:b/>
          <w:bCs/>
          <w:sz w:val="22"/>
          <w:szCs w:val="22"/>
        </w:rPr>
        <w:t>structured dataset</w:t>
      </w:r>
      <w:r w:rsidRPr="00FE411C">
        <w:rPr>
          <w:sz w:val="22"/>
          <w:szCs w:val="22"/>
        </w:rPr>
        <w:t xml:space="preserve"> containing preliminary key variables such as:</w:t>
      </w:r>
    </w:p>
    <w:p w14:paraId="517706AE" w14:textId="77777777" w:rsidR="00831718" w:rsidRPr="00FE411C" w:rsidRDefault="00831718" w:rsidP="00FE411C">
      <w:pPr>
        <w:pStyle w:val="NormalWeb"/>
        <w:numPr>
          <w:ilvl w:val="0"/>
          <w:numId w:val="38"/>
        </w:numPr>
        <w:spacing w:before="100" w:beforeAutospacing="1" w:after="100" w:afterAutospacing="1"/>
        <w:jc w:val="both"/>
        <w:rPr>
          <w:sz w:val="22"/>
          <w:szCs w:val="22"/>
        </w:rPr>
      </w:pPr>
      <w:r w:rsidRPr="00FE411C">
        <w:rPr>
          <w:sz w:val="22"/>
          <w:szCs w:val="22"/>
        </w:rPr>
        <w:t>Hospital or facility name</w:t>
      </w:r>
    </w:p>
    <w:p w14:paraId="5E482A2F" w14:textId="77777777" w:rsidR="00831718" w:rsidRPr="00FE411C" w:rsidRDefault="00831718" w:rsidP="00FE411C">
      <w:pPr>
        <w:pStyle w:val="NormalWeb"/>
        <w:numPr>
          <w:ilvl w:val="0"/>
          <w:numId w:val="38"/>
        </w:numPr>
        <w:spacing w:before="100" w:beforeAutospacing="1" w:after="100" w:afterAutospacing="1"/>
        <w:jc w:val="both"/>
        <w:rPr>
          <w:sz w:val="22"/>
          <w:szCs w:val="22"/>
        </w:rPr>
      </w:pPr>
      <w:r w:rsidRPr="00FE411C">
        <w:rPr>
          <w:sz w:val="22"/>
          <w:szCs w:val="22"/>
        </w:rPr>
        <w:t>Region and department</w:t>
      </w:r>
    </w:p>
    <w:p w14:paraId="11873946" w14:textId="77777777" w:rsidR="00831718" w:rsidRPr="00FE411C" w:rsidRDefault="00831718" w:rsidP="00FE411C">
      <w:pPr>
        <w:pStyle w:val="NormalWeb"/>
        <w:numPr>
          <w:ilvl w:val="0"/>
          <w:numId w:val="38"/>
        </w:numPr>
        <w:spacing w:before="100" w:beforeAutospacing="1" w:after="100" w:afterAutospacing="1"/>
        <w:jc w:val="both"/>
        <w:rPr>
          <w:sz w:val="22"/>
          <w:szCs w:val="22"/>
        </w:rPr>
      </w:pPr>
      <w:r w:rsidRPr="00FE411C">
        <w:rPr>
          <w:sz w:val="22"/>
          <w:szCs w:val="22"/>
        </w:rPr>
        <w:t>Type of closure (partial, full, or regulated access)</w:t>
      </w:r>
    </w:p>
    <w:p w14:paraId="0BACF100" w14:textId="77777777" w:rsidR="00831718" w:rsidRPr="00FE411C" w:rsidRDefault="00831718" w:rsidP="00FE411C">
      <w:pPr>
        <w:pStyle w:val="NormalWeb"/>
        <w:numPr>
          <w:ilvl w:val="0"/>
          <w:numId w:val="38"/>
        </w:numPr>
        <w:spacing w:before="100" w:beforeAutospacing="1" w:after="100" w:afterAutospacing="1"/>
        <w:jc w:val="both"/>
        <w:rPr>
          <w:sz w:val="22"/>
          <w:szCs w:val="22"/>
        </w:rPr>
      </w:pPr>
      <w:r w:rsidRPr="00FE411C">
        <w:rPr>
          <w:sz w:val="22"/>
          <w:szCs w:val="22"/>
        </w:rPr>
        <w:t>Start and end dates (or time periods)</w:t>
      </w:r>
    </w:p>
    <w:p w14:paraId="04A633D1" w14:textId="77777777" w:rsidR="00831718" w:rsidRPr="00FE411C" w:rsidRDefault="00831718" w:rsidP="00FE411C">
      <w:pPr>
        <w:pStyle w:val="NormalWeb"/>
        <w:numPr>
          <w:ilvl w:val="0"/>
          <w:numId w:val="38"/>
        </w:numPr>
        <w:spacing w:before="100" w:beforeAutospacing="1" w:after="100" w:afterAutospacing="1"/>
        <w:jc w:val="both"/>
        <w:rPr>
          <w:sz w:val="22"/>
          <w:szCs w:val="22"/>
        </w:rPr>
      </w:pPr>
      <w:r w:rsidRPr="00FE411C">
        <w:rPr>
          <w:sz w:val="22"/>
          <w:szCs w:val="22"/>
        </w:rPr>
        <w:t>Reason for closure (e.g., staff shortage, renovation)</w:t>
      </w:r>
    </w:p>
    <w:p w14:paraId="771E8FD8" w14:textId="77777777" w:rsidR="00831718" w:rsidRPr="00FE411C" w:rsidRDefault="00831718" w:rsidP="00FE411C">
      <w:pPr>
        <w:pStyle w:val="NormalWeb"/>
        <w:numPr>
          <w:ilvl w:val="0"/>
          <w:numId w:val="38"/>
        </w:numPr>
        <w:spacing w:before="100" w:beforeAutospacing="1" w:after="100" w:afterAutospacing="1"/>
        <w:jc w:val="both"/>
        <w:rPr>
          <w:sz w:val="22"/>
          <w:szCs w:val="22"/>
        </w:rPr>
      </w:pPr>
      <w:r w:rsidRPr="00FE411C">
        <w:rPr>
          <w:sz w:val="22"/>
          <w:szCs w:val="22"/>
        </w:rPr>
        <w:t>Source reference (URL and publication date)</w:t>
      </w:r>
    </w:p>
    <w:p w14:paraId="6A815723" w14:textId="77777777" w:rsidR="00831718" w:rsidRPr="00FE411C" w:rsidRDefault="00831718" w:rsidP="00FE411C">
      <w:pPr>
        <w:pStyle w:val="NormalWeb"/>
        <w:jc w:val="both"/>
        <w:rPr>
          <w:sz w:val="22"/>
          <w:szCs w:val="22"/>
        </w:rPr>
      </w:pPr>
      <w:r w:rsidRPr="00FE411C">
        <w:rPr>
          <w:b/>
          <w:bCs/>
          <w:sz w:val="22"/>
          <w:szCs w:val="22"/>
        </w:rPr>
        <w:t>Validation and Software Compliance:</w:t>
      </w:r>
      <w:r w:rsidRPr="00FE411C">
        <w:rPr>
          <w:sz w:val="22"/>
          <w:szCs w:val="22"/>
        </w:rPr>
        <w:t xml:space="preserve"> While the collection pipeline is built in </w:t>
      </w:r>
      <w:r w:rsidRPr="00FE411C">
        <w:rPr>
          <w:b/>
          <w:bCs/>
          <w:sz w:val="22"/>
          <w:szCs w:val="22"/>
        </w:rPr>
        <w:t>Python</w:t>
      </w:r>
      <w:r w:rsidRPr="00FE411C">
        <w:rPr>
          <w:sz w:val="22"/>
          <w:szCs w:val="22"/>
        </w:rPr>
        <w:t xml:space="preserve"> to leverage the high-performance vLLM serving capabilities, the resulting output will be imported into </w:t>
      </w:r>
      <w:r w:rsidRPr="00FE411C">
        <w:rPr>
          <w:b/>
          <w:bCs/>
          <w:sz w:val="22"/>
          <w:szCs w:val="22"/>
        </w:rPr>
        <w:t>R</w:t>
      </w:r>
      <w:r w:rsidRPr="00FE411C">
        <w:rPr>
          <w:sz w:val="22"/>
          <w:szCs w:val="22"/>
        </w:rPr>
        <w:t xml:space="preserve"> for all subsequent steps. The data will be </w:t>
      </w:r>
      <w:r w:rsidRPr="00FE411C">
        <w:rPr>
          <w:b/>
          <w:bCs/>
          <w:sz w:val="22"/>
          <w:szCs w:val="22"/>
        </w:rPr>
        <w:t>cross-validated in R</w:t>
      </w:r>
      <w:r w:rsidRPr="00FE411C">
        <w:rPr>
          <w:sz w:val="22"/>
          <w:szCs w:val="22"/>
        </w:rPr>
        <w:t xml:space="preserve"> against </w:t>
      </w:r>
      <w:r w:rsidRPr="00FE411C">
        <w:rPr>
          <w:b/>
          <w:bCs/>
          <w:sz w:val="22"/>
          <w:szCs w:val="22"/>
        </w:rPr>
        <w:t>RPU daily activity data</w:t>
      </w:r>
      <w:r w:rsidRPr="00FE411C">
        <w:rPr>
          <w:sz w:val="22"/>
          <w:szCs w:val="22"/>
        </w:rPr>
        <w:t xml:space="preserve"> and the </w:t>
      </w:r>
      <w:r w:rsidRPr="00FE411C">
        <w:rPr>
          <w:i/>
          <w:iCs/>
          <w:sz w:val="22"/>
          <w:szCs w:val="22"/>
        </w:rPr>
        <w:t>Enquête Urgences 2023</w:t>
      </w:r>
      <w:r w:rsidRPr="00FE411C">
        <w:rPr>
          <w:sz w:val="22"/>
          <w:szCs w:val="22"/>
        </w:rPr>
        <w:t xml:space="preserve"> to assess completeness and accuracy, ensuring full alignment with DREES technical preferences.</w:t>
      </w:r>
    </w:p>
    <w:p w14:paraId="7EF8DBB6" w14:textId="77777777" w:rsidR="00831718" w:rsidRPr="00FE411C" w:rsidRDefault="00EA61D3" w:rsidP="00FE411C">
      <w:pPr>
        <w:jc w:val="both"/>
        <w:rPr>
          <w:sz w:val="22"/>
          <w:szCs w:val="22"/>
        </w:rPr>
      </w:pPr>
      <w:r>
        <w:rPr>
          <w:noProof/>
        </w:rPr>
      </w:r>
      <w:r>
        <w:pict w14:anchorId="2977CD4E">
          <v:rect id="Horizontal Line 1"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C11DAF1" w14:textId="77777777" w:rsidR="00831718" w:rsidRPr="00FE411C" w:rsidRDefault="00831718" w:rsidP="00FE411C">
      <w:pPr>
        <w:pStyle w:val="Titre3"/>
        <w:jc w:val="both"/>
        <w:rPr>
          <w:sz w:val="22"/>
          <w:szCs w:val="22"/>
        </w:rPr>
      </w:pPr>
      <w:r w:rsidRPr="00FE411C">
        <w:rPr>
          <w:sz w:val="22"/>
          <w:szCs w:val="22"/>
        </w:rPr>
        <w:t>Key Technical Changes Made:</w:t>
      </w:r>
    </w:p>
    <w:p w14:paraId="440912C3" w14:textId="77777777" w:rsidR="00831718" w:rsidRPr="00FE411C" w:rsidRDefault="00831718" w:rsidP="00FE411C">
      <w:pPr>
        <w:pStyle w:val="NormalWeb"/>
        <w:numPr>
          <w:ilvl w:val="0"/>
          <w:numId w:val="39"/>
        </w:numPr>
        <w:spacing w:before="100" w:beforeAutospacing="1" w:after="100" w:afterAutospacing="1"/>
        <w:jc w:val="both"/>
        <w:rPr>
          <w:sz w:val="22"/>
          <w:szCs w:val="22"/>
        </w:rPr>
      </w:pPr>
      <w:r w:rsidRPr="00FE411C">
        <w:rPr>
          <w:b/>
          <w:bCs/>
          <w:sz w:val="22"/>
          <w:szCs w:val="22"/>
        </w:rPr>
        <w:t>Location:</w:t>
      </w:r>
      <w:r w:rsidRPr="00FE411C">
        <w:rPr>
          <w:sz w:val="22"/>
          <w:szCs w:val="22"/>
        </w:rPr>
        <w:t xml:space="preserve"> Changed "Onyxia Datalab" to "Quetzal cluster" to match your SSH login.</w:t>
      </w:r>
    </w:p>
    <w:p w14:paraId="2B219A0F" w14:textId="77777777" w:rsidR="00831718" w:rsidRPr="00FE411C" w:rsidRDefault="00831718" w:rsidP="00FE411C">
      <w:pPr>
        <w:pStyle w:val="NormalWeb"/>
        <w:numPr>
          <w:ilvl w:val="0"/>
          <w:numId w:val="39"/>
        </w:numPr>
        <w:spacing w:before="100" w:beforeAutospacing="1" w:after="100" w:afterAutospacing="1"/>
        <w:jc w:val="both"/>
        <w:rPr>
          <w:sz w:val="22"/>
          <w:szCs w:val="22"/>
        </w:rPr>
      </w:pPr>
      <w:r w:rsidRPr="00FE411C">
        <w:rPr>
          <w:b/>
          <w:bCs/>
          <w:sz w:val="22"/>
          <w:szCs w:val="22"/>
        </w:rPr>
        <w:t>Serving Engine:</w:t>
      </w:r>
      <w:r w:rsidRPr="00FE411C">
        <w:rPr>
          <w:sz w:val="22"/>
          <w:szCs w:val="22"/>
        </w:rPr>
        <w:t xml:space="preserve"> Specifically mentioned </w:t>
      </w:r>
      <w:r w:rsidRPr="00FE411C">
        <w:rPr>
          <w:b/>
          <w:bCs/>
          <w:sz w:val="22"/>
          <w:szCs w:val="22"/>
        </w:rPr>
        <w:t>vLLM</w:t>
      </w:r>
      <w:r w:rsidRPr="00FE411C">
        <w:rPr>
          <w:sz w:val="22"/>
          <w:szCs w:val="22"/>
        </w:rPr>
        <w:t>, as this is a more advanced and faster way to run Mistral than standard Hugging Face loading.</w:t>
      </w:r>
    </w:p>
    <w:p w14:paraId="431FF569" w14:textId="77777777" w:rsidR="00831718" w:rsidRPr="00FE411C" w:rsidRDefault="00831718" w:rsidP="00FE411C">
      <w:pPr>
        <w:pStyle w:val="NormalWeb"/>
        <w:numPr>
          <w:ilvl w:val="0"/>
          <w:numId w:val="39"/>
        </w:numPr>
        <w:spacing w:before="100" w:beforeAutospacing="1" w:after="100" w:afterAutospacing="1"/>
        <w:jc w:val="both"/>
        <w:rPr>
          <w:sz w:val="22"/>
          <w:szCs w:val="22"/>
        </w:rPr>
      </w:pPr>
      <w:r w:rsidRPr="00FE411C">
        <w:rPr>
          <w:b/>
          <w:bCs/>
          <w:sz w:val="22"/>
          <w:szCs w:val="22"/>
        </w:rPr>
        <w:t>GPU Details:</w:t>
      </w:r>
      <w:r w:rsidRPr="00FE411C">
        <w:rPr>
          <w:sz w:val="22"/>
          <w:szCs w:val="22"/>
        </w:rPr>
        <w:t xml:space="preserve"> Included the local hosting on GPUs to reflect the </w:t>
      </w:r>
      <w:r w:rsidRPr="00FE411C">
        <w:rPr>
          <w:rStyle w:val="CodeHTML"/>
          <w:sz w:val="22"/>
          <w:szCs w:val="22"/>
        </w:rPr>
        <w:t>nvidia-smi</w:t>
      </w:r>
      <w:r w:rsidRPr="00FE411C">
        <w:rPr>
          <w:sz w:val="22"/>
          <w:szCs w:val="22"/>
        </w:rPr>
        <w:t xml:space="preserve"> status you verified.</w:t>
      </w:r>
    </w:p>
    <w:p w14:paraId="3C168D52" w14:textId="77777777" w:rsidR="00831718" w:rsidRPr="00FE411C" w:rsidRDefault="00831718" w:rsidP="00FE411C">
      <w:pPr>
        <w:pStyle w:val="NormalWeb"/>
        <w:numPr>
          <w:ilvl w:val="0"/>
          <w:numId w:val="39"/>
        </w:numPr>
        <w:spacing w:before="100" w:beforeAutospacing="1" w:after="100" w:afterAutospacing="1"/>
        <w:jc w:val="both"/>
        <w:rPr>
          <w:sz w:val="22"/>
          <w:szCs w:val="22"/>
        </w:rPr>
      </w:pPr>
      <w:r w:rsidRPr="00FE411C">
        <w:rPr>
          <w:b/>
          <w:bCs/>
          <w:sz w:val="22"/>
          <w:szCs w:val="22"/>
        </w:rPr>
        <w:t>Storage Logic:</w:t>
      </w:r>
      <w:r w:rsidRPr="00FE411C">
        <w:rPr>
          <w:sz w:val="22"/>
          <w:szCs w:val="22"/>
        </w:rPr>
        <w:t xml:space="preserve"> Subtly added the part about the </w:t>
      </w:r>
      <w:r w:rsidRPr="00FE411C">
        <w:rPr>
          <w:rStyle w:val="CodeHTML"/>
          <w:sz w:val="22"/>
          <w:szCs w:val="22"/>
        </w:rPr>
        <w:t>/Data</w:t>
      </w:r>
      <w:r w:rsidRPr="00FE411C">
        <w:rPr>
          <w:sz w:val="22"/>
          <w:szCs w:val="22"/>
        </w:rPr>
        <w:t xml:space="preserve"> partition, which was the solution to your disk problems.</w:t>
      </w:r>
    </w:p>
    <w:p w14:paraId="483843E7" w14:textId="77777777" w:rsidR="00831718" w:rsidRPr="00FE411C" w:rsidRDefault="00831718" w:rsidP="00FE411C">
      <w:pPr>
        <w:pStyle w:val="NormalWeb"/>
        <w:jc w:val="both"/>
        <w:rPr>
          <w:sz w:val="22"/>
          <w:szCs w:val="22"/>
        </w:rPr>
      </w:pPr>
      <w:r w:rsidRPr="00FE411C">
        <w:rPr>
          <w:sz w:val="22"/>
          <w:szCs w:val="22"/>
        </w:rPr>
        <w:t xml:space="preserve">Would you like me to help you write the </w:t>
      </w:r>
      <w:r w:rsidRPr="00FE411C">
        <w:rPr>
          <w:b/>
          <w:bCs/>
          <w:sz w:val="22"/>
          <w:szCs w:val="22"/>
        </w:rPr>
        <w:t>Python code</w:t>
      </w:r>
      <w:r w:rsidRPr="00FE411C">
        <w:rPr>
          <w:sz w:val="22"/>
          <w:szCs w:val="22"/>
        </w:rPr>
        <w:t xml:space="preserve"> for the "Instruct the model" part so it outputs the </w:t>
      </w:r>
      <w:r w:rsidRPr="00FE411C">
        <w:rPr>
          <w:b/>
          <w:bCs/>
          <w:sz w:val="22"/>
          <w:szCs w:val="22"/>
        </w:rPr>
        <w:t>JSON</w:t>
      </w:r>
      <w:r w:rsidRPr="00FE411C">
        <w:rPr>
          <w:sz w:val="22"/>
          <w:szCs w:val="22"/>
        </w:rPr>
        <w:t xml:space="preserve"> format you mentioned in the text?</w:t>
      </w:r>
    </w:p>
    <w:p w14:paraId="0C03AAC7" w14:textId="77777777" w:rsidR="00831718" w:rsidRPr="00FE411C" w:rsidRDefault="00831718" w:rsidP="00FE411C">
      <w:pPr>
        <w:spacing w:before="100" w:beforeAutospacing="1" w:after="100" w:afterAutospacing="1"/>
        <w:jc w:val="both"/>
        <w:outlineLvl w:val="2"/>
        <w:rPr>
          <w:sz w:val="22"/>
          <w:szCs w:val="22"/>
        </w:rPr>
      </w:pPr>
    </w:p>
    <w:p w14:paraId="4255A6E5" w14:textId="77777777" w:rsidR="00831718" w:rsidRPr="00FE411C" w:rsidRDefault="00831718" w:rsidP="00FE411C">
      <w:pPr>
        <w:spacing w:before="100" w:beforeAutospacing="1" w:after="100" w:afterAutospacing="1"/>
        <w:jc w:val="both"/>
        <w:outlineLvl w:val="2"/>
        <w:rPr>
          <w:sz w:val="22"/>
          <w:szCs w:val="22"/>
        </w:rPr>
      </w:pPr>
    </w:p>
    <w:p w14:paraId="356E2DC8" w14:textId="1E45387A" w:rsidR="001433CB" w:rsidDel="00FE411C" w:rsidRDefault="00FE214E" w:rsidP="00B2110D">
      <w:pPr>
        <w:spacing w:before="100" w:beforeAutospacing="1" w:after="100" w:afterAutospacing="1"/>
        <w:jc w:val="both"/>
        <w:rPr>
          <w:del w:id="14" w:author="Reyes Miguel Anahi (Mme)" w:date="2026-03-16T11:29:00Z" w16du:dateUtc="2026-03-16T10:29:00Z"/>
          <w:sz w:val="22"/>
          <w:szCs w:val="22"/>
        </w:rPr>
      </w:pPr>
      <w:r>
        <w:rPr>
          <w:noProof/>
          <w:sz w:val="22"/>
          <w:szCs w:val="22"/>
        </w:rPr>
        <w:lastRenderedPageBreak/>
        <w:drawing>
          <wp:inline distT="0" distB="0" distL="0" distR="0" wp14:anchorId="71596078" wp14:editId="7C81DDEA">
            <wp:extent cx="5731510" cy="3576320"/>
            <wp:effectExtent l="0" t="0" r="0" b="5080"/>
            <wp:docPr id="1764602238" name="Image 1" descr="Une image contenant text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02238" name="Image 1" descr="Une image contenant texte, capture d’écran, reçu&#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3576320"/>
                    </a:xfrm>
                    <a:prstGeom prst="rect">
                      <a:avLst/>
                    </a:prstGeom>
                  </pic:spPr>
                </pic:pic>
              </a:graphicData>
            </a:graphic>
          </wp:inline>
        </w:drawing>
      </w:r>
    </w:p>
    <w:p w14:paraId="07A1AB74" w14:textId="77777777" w:rsidR="001433CB" w:rsidRPr="00B2110D" w:rsidRDefault="001433CB" w:rsidP="00B2110D">
      <w:pPr>
        <w:spacing w:before="100" w:beforeAutospacing="1" w:after="100" w:afterAutospacing="1"/>
        <w:jc w:val="both"/>
        <w:rPr>
          <w:sz w:val="22"/>
          <w:szCs w:val="22"/>
        </w:rPr>
      </w:pPr>
    </w:p>
    <w:p w14:paraId="01AFDAFE" w14:textId="18E3BBBD" w:rsidR="005F6D4C" w:rsidRPr="005F6D4C" w:rsidRDefault="005F6D4C" w:rsidP="005F6D4C">
      <w:pPr>
        <w:spacing w:before="240" w:after="240"/>
        <w:rPr>
          <w:rFonts w:eastAsia="Aptos"/>
          <w:b/>
          <w:color w:val="000000" w:themeColor="text1"/>
          <w:sz w:val="22"/>
          <w:szCs w:val="22"/>
        </w:rPr>
      </w:pPr>
      <w:r w:rsidRPr="00877354">
        <w:rPr>
          <w:rFonts w:eastAsia="Aptos" w:cs="Aptos"/>
          <w:b/>
        </w:rPr>
        <w:t>Additional question</w:t>
      </w:r>
      <w:r w:rsidR="00D1655B">
        <w:rPr>
          <w:rFonts w:eastAsia="Aptos" w:cs="Aptos"/>
          <w:b/>
        </w:rPr>
        <w:t xml:space="preserve"> for </w:t>
      </w:r>
      <w:hyperlink r:id="rId27" w:history="1">
        <w:r w:rsidR="00D1655B" w:rsidRPr="00703CF9">
          <w:rPr>
            <w:rStyle w:val="Lienhypertexte"/>
            <w:b/>
            <w:bCs/>
            <w:sz w:val="22"/>
            <w:szCs w:val="22"/>
          </w:rPr>
          <w:t>SAE (Statistique Annuelle des Établissements de Santé)</w:t>
        </w:r>
      </w:hyperlink>
      <w:r w:rsidRPr="00877354">
        <w:rPr>
          <w:rFonts w:eastAsia="Aptos" w:cs="Aptos"/>
          <w:b/>
        </w:rPr>
        <w:t>:</w:t>
      </w:r>
      <w:r w:rsidRPr="00877354">
        <w:rPr>
          <w:rFonts w:eastAsia="Aptos" w:cs="Aptos"/>
        </w:rPr>
        <w:br/>
      </w:r>
      <w:r w:rsidRPr="00877354">
        <w:rPr>
          <w:rFonts w:eastAsia="Aptos" w:cs="Aptos"/>
        </w:rPr>
        <w:br/>
      </w:r>
      <w:commentRangeStart w:id="15"/>
      <w:r w:rsidRPr="005F6D4C">
        <w:rPr>
          <w:color w:val="000000" w:themeColor="text1"/>
          <w:sz w:val="22"/>
          <w:szCs w:val="22"/>
        </w:rPr>
        <w:t>What does a “critical analysis of survey data” entail? Is this related to a lack of data on ER personnel?</w:t>
      </w:r>
      <w:commentRangeEnd w:id="15"/>
      <w:r w:rsidR="000673E6" w:rsidRPr="005F6D4C">
        <w:rPr>
          <w:rStyle w:val="Marquedecommentaire"/>
          <w:rFonts w:eastAsia="Aptos"/>
          <w:b/>
          <w:color w:val="000000" w:themeColor="text1"/>
          <w:sz w:val="22"/>
          <w:szCs w:val="22"/>
        </w:rPr>
        <w:commentReference w:id="15"/>
      </w:r>
    </w:p>
    <w:p w14:paraId="0F501430" w14:textId="37A90455" w:rsidR="00F83964" w:rsidRPr="00787750" w:rsidRDefault="005F6D4C" w:rsidP="00876137">
      <w:pPr>
        <w:pStyle w:val="Paragraphedeliste"/>
        <w:numPr>
          <w:ilvl w:val="0"/>
          <w:numId w:val="20"/>
        </w:numPr>
        <w:spacing w:before="240" w:after="240"/>
        <w:rPr>
          <w:rFonts w:eastAsia="Aptos"/>
          <w:i/>
          <w:color w:val="000000" w:themeColor="text1"/>
          <w:sz w:val="22"/>
          <w:szCs w:val="22"/>
        </w:rPr>
      </w:pPr>
      <w:r w:rsidRPr="00831718">
        <w:rPr>
          <w:i/>
          <w:color w:val="000000" w:themeColor="text1"/>
          <w:sz w:val="22"/>
          <w:szCs w:val="22"/>
          <w:lang w:val="fr-FR"/>
        </w:rPr>
        <w:t>“</w:t>
      </w:r>
      <w:r w:rsidRPr="005F6D4C">
        <w:rPr>
          <w:rStyle w:val="normaltextrun"/>
          <w:i/>
          <w:iCs/>
          <w:color w:val="000000" w:themeColor="text1"/>
          <w:sz w:val="22"/>
          <w:szCs w:val="22"/>
          <w:bdr w:val="none" w:sz="0" w:space="0" w:color="auto" w:frame="1"/>
          <w:lang w:val="fr-FR"/>
        </w:rPr>
        <w:t>Les données de passages aux urgences de ces bordereaux étant très contrôlés, mais un peu moins celles concernant les personnels concourant à l’activité (PCA) des services d’urgence, ce sera déjà l’occasion d’analyser de façon critiques des données d’enquête (voir de proposer des redressements statistiques dans les cas les plus avérés).</w:t>
      </w:r>
      <w:r w:rsidRPr="00831718">
        <w:rPr>
          <w:rStyle w:val="normaltextrun"/>
          <w:i/>
          <w:iCs/>
          <w:color w:val="000000" w:themeColor="text1"/>
          <w:sz w:val="22"/>
          <w:szCs w:val="22"/>
          <w:bdr w:val="none" w:sz="0" w:space="0" w:color="auto" w:frame="1"/>
          <w:lang w:val="fr-FR"/>
        </w:rPr>
        <w:t> </w:t>
      </w:r>
      <w:r w:rsidRPr="005F6D4C">
        <w:rPr>
          <w:i/>
          <w:color w:val="000000" w:themeColor="text1"/>
          <w:sz w:val="22"/>
          <w:szCs w:val="22"/>
        </w:rPr>
        <w:t>“</w:t>
      </w:r>
    </w:p>
    <w:p w14:paraId="4326DD9C" w14:textId="2EF5F890" w:rsidR="00AE2AE9" w:rsidRPr="00AE2AE9" w:rsidRDefault="00AE2AE9" w:rsidP="00AE2AE9">
      <w:pPr>
        <w:pStyle w:val="Paragraphedeliste"/>
        <w:numPr>
          <w:ilvl w:val="1"/>
          <w:numId w:val="20"/>
        </w:numPr>
        <w:spacing w:before="100" w:beforeAutospacing="1" w:after="100" w:afterAutospacing="1"/>
        <w:jc w:val="both"/>
        <w:outlineLvl w:val="2"/>
        <w:rPr>
          <w:rFonts w:eastAsiaTheme="minorHAnsi"/>
          <w:sz w:val="22"/>
          <w:szCs w:val="22"/>
        </w:rPr>
      </w:pPr>
      <w:r w:rsidRPr="00AE2AE9">
        <w:rPr>
          <w:rFonts w:eastAsiaTheme="minorHAnsi"/>
          <w:sz w:val="22"/>
          <w:szCs w:val="22"/>
        </w:rPr>
        <w:t>How is the respondent</w:t>
      </w:r>
      <w:r w:rsidR="000867A1">
        <w:rPr>
          <w:rFonts w:eastAsiaTheme="minorHAnsi"/>
          <w:sz w:val="22"/>
          <w:szCs w:val="22"/>
        </w:rPr>
        <w:t xml:space="preserve"> (</w:t>
      </w:r>
      <w:r w:rsidR="000867A1" w:rsidRPr="00AE2AE9">
        <w:rPr>
          <w:rFonts w:eastAsiaTheme="minorHAnsi"/>
          <w:sz w:val="22"/>
          <w:szCs w:val="22"/>
        </w:rPr>
        <w:t>ETP</w:t>
      </w:r>
      <w:r w:rsidR="002E2086">
        <w:rPr>
          <w:rFonts w:eastAsiaTheme="minorHAnsi"/>
          <w:sz w:val="22"/>
          <w:szCs w:val="22"/>
        </w:rPr>
        <w:t xml:space="preserve"> – Équivalent Temps Plein</w:t>
      </w:r>
      <w:r w:rsidR="000867A1">
        <w:rPr>
          <w:rFonts w:eastAsiaTheme="minorHAnsi"/>
          <w:sz w:val="22"/>
          <w:szCs w:val="22"/>
        </w:rPr>
        <w:t>)</w:t>
      </w:r>
      <w:r w:rsidRPr="00AE2AE9">
        <w:rPr>
          <w:rFonts w:eastAsiaTheme="minorHAnsi"/>
          <w:sz w:val="22"/>
          <w:szCs w:val="22"/>
        </w:rPr>
        <w:t xml:space="preserve"> expected to answer the questions? </w:t>
      </w:r>
      <w:r w:rsidR="00B003E1">
        <w:rPr>
          <w:rFonts w:eastAsiaTheme="minorHAnsi"/>
          <w:sz w:val="22"/>
          <w:szCs w:val="22"/>
        </w:rPr>
        <w:t>Are there better ways to elicit the answers?</w:t>
      </w:r>
    </w:p>
    <w:p w14:paraId="6A335602" w14:textId="77777777" w:rsidR="00AE2AE9" w:rsidRPr="00787750" w:rsidRDefault="00AE2AE9" w:rsidP="00AE2AE9">
      <w:pPr>
        <w:pStyle w:val="Paragraphedeliste"/>
        <w:spacing w:before="240" w:after="240"/>
        <w:ind w:left="1440"/>
        <w:rPr>
          <w:rFonts w:eastAsia="Aptos"/>
          <w:i/>
          <w:color w:val="000000" w:themeColor="text1"/>
          <w:sz w:val="22"/>
          <w:szCs w:val="22"/>
        </w:rPr>
      </w:pPr>
    </w:p>
    <w:p w14:paraId="71C09DA6" w14:textId="3372B8A1" w:rsidR="005358F3" w:rsidRDefault="00A12E39" w:rsidP="00A12E39">
      <w:pPr>
        <w:pStyle w:val="Titre3"/>
      </w:pPr>
      <w:commentRangeStart w:id="16"/>
      <w:r>
        <w:t xml:space="preserve">4. </w:t>
      </w:r>
      <w:r w:rsidR="005358F3">
        <w:t xml:space="preserve">Variables </w:t>
      </w:r>
      <w:commentRangeEnd w:id="16"/>
      <w:r w:rsidR="007D37B5">
        <w:rPr>
          <w:rStyle w:val="Marquedecommentaire"/>
          <w:sz w:val="28"/>
          <w:szCs w:val="28"/>
        </w:rPr>
        <w:commentReference w:id="16"/>
      </w:r>
    </w:p>
    <w:p w14:paraId="44C20A7F" w14:textId="77777777" w:rsidR="00751CF1" w:rsidRPr="00877354" w:rsidRDefault="00751CF1" w:rsidP="00751CF1">
      <w:pPr>
        <w:rPr>
          <w:sz w:val="22"/>
          <w:szCs w:val="22"/>
        </w:rPr>
      </w:pPr>
    </w:p>
    <w:p w14:paraId="056CE8E9" w14:textId="77777777" w:rsidR="005358F3" w:rsidRPr="00877354" w:rsidRDefault="005358F3" w:rsidP="00751CF1">
      <w:pPr>
        <w:rPr>
          <w:b/>
          <w:bCs/>
          <w:sz w:val="22"/>
          <w:szCs w:val="22"/>
        </w:rPr>
      </w:pPr>
      <w:r w:rsidRPr="00877354">
        <w:rPr>
          <w:b/>
          <w:bCs/>
          <w:sz w:val="22"/>
          <w:szCs w:val="22"/>
        </w:rPr>
        <w:t>Unit of analysis &amp; time</w:t>
      </w:r>
    </w:p>
    <w:p w14:paraId="3E2FF302" w14:textId="77777777" w:rsidR="005358F3" w:rsidRPr="00877354" w:rsidRDefault="005358F3" w:rsidP="005358F3">
      <w:pPr>
        <w:pStyle w:val="p1"/>
        <w:numPr>
          <w:ilvl w:val="0"/>
          <w:numId w:val="14"/>
        </w:numPr>
        <w:rPr>
          <w:sz w:val="22"/>
          <w:szCs w:val="22"/>
        </w:rPr>
      </w:pPr>
      <w:r w:rsidRPr="00877354">
        <w:rPr>
          <w:rStyle w:val="s1"/>
          <w:sz w:val="22"/>
          <w:szCs w:val="22"/>
        </w:rPr>
        <w:t>Primary unit:</w:t>
      </w:r>
      <w:r w:rsidRPr="00877354">
        <w:rPr>
          <w:sz w:val="22"/>
          <w:szCs w:val="22"/>
        </w:rPr>
        <w:t xml:space="preserve"> Emergency department (hospital/structure level).</w:t>
      </w:r>
    </w:p>
    <w:p w14:paraId="4FB7D515" w14:textId="6CEEBACB" w:rsidR="005358F3" w:rsidRPr="00877354" w:rsidRDefault="005358F3" w:rsidP="00B544AF">
      <w:pPr>
        <w:pStyle w:val="p1"/>
        <w:numPr>
          <w:ilvl w:val="0"/>
          <w:numId w:val="14"/>
        </w:numPr>
        <w:rPr>
          <w:sz w:val="22"/>
          <w:szCs w:val="22"/>
        </w:rPr>
      </w:pPr>
      <w:r w:rsidRPr="00877354">
        <w:rPr>
          <w:rStyle w:val="s1"/>
          <w:sz w:val="22"/>
          <w:szCs w:val="22"/>
        </w:rPr>
        <w:t>Primary time scale:</w:t>
      </w:r>
      <w:r w:rsidRPr="00877354">
        <w:rPr>
          <w:sz w:val="22"/>
          <w:szCs w:val="22"/>
        </w:rPr>
        <w:t xml:space="preserve"> </w:t>
      </w:r>
      <w:r w:rsidRPr="00877354">
        <w:rPr>
          <w:rStyle w:val="s1"/>
          <w:sz w:val="22"/>
          <w:szCs w:val="22"/>
        </w:rPr>
        <w:t>Annual</w:t>
      </w:r>
      <w:r w:rsidRPr="00877354">
        <w:rPr>
          <w:sz w:val="22"/>
          <w:szCs w:val="22"/>
        </w:rPr>
        <w:t xml:space="preserve"> (2024 cross-section for the core; 2014 added only if readily available and comparable).</w:t>
      </w:r>
    </w:p>
    <w:p w14:paraId="5A765A79" w14:textId="4B191EB9" w:rsidR="005358F3" w:rsidRPr="00877354" w:rsidRDefault="005358F3" w:rsidP="00751CF1">
      <w:pPr>
        <w:rPr>
          <w:b/>
          <w:bCs/>
          <w:sz w:val="22"/>
          <w:szCs w:val="22"/>
        </w:rPr>
      </w:pPr>
      <w:r w:rsidRPr="00877354">
        <w:rPr>
          <w:b/>
          <w:bCs/>
          <w:sz w:val="22"/>
          <w:szCs w:val="22"/>
        </w:rPr>
        <w:t>Dependent variable (Y)</w:t>
      </w:r>
      <w:r w:rsidR="00877354" w:rsidRPr="00877354">
        <w:rPr>
          <w:b/>
          <w:bCs/>
          <w:sz w:val="22"/>
          <w:szCs w:val="22"/>
        </w:rPr>
        <w:t>:</w:t>
      </w:r>
    </w:p>
    <w:p w14:paraId="18A85ED3" w14:textId="77777777" w:rsidR="00877354" w:rsidRPr="00877354" w:rsidRDefault="00877354" w:rsidP="00751CF1">
      <w:pPr>
        <w:rPr>
          <w:b/>
          <w:bCs/>
          <w:sz w:val="22"/>
          <w:szCs w:val="2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6768"/>
        <w:gridCol w:w="733"/>
      </w:tblGrid>
      <w:tr w:rsidR="00A9429F" w:rsidRPr="00A9429F" w14:paraId="6C223523" w14:textId="77777777" w:rsidTr="00A9429F">
        <w:trPr>
          <w:tblHeader/>
          <w:tblCellSpacing w:w="15" w:type="dxa"/>
        </w:trPr>
        <w:tc>
          <w:tcPr>
            <w:tcW w:w="0" w:type="auto"/>
            <w:tcBorders>
              <w:top w:val="single" w:sz="4" w:space="0" w:color="auto"/>
              <w:bottom w:val="single" w:sz="4" w:space="0" w:color="auto"/>
            </w:tcBorders>
            <w:vAlign w:val="center"/>
            <w:hideMark/>
          </w:tcPr>
          <w:p w14:paraId="6FF9B0D5" w14:textId="77777777" w:rsidR="00A9429F" w:rsidRPr="00A9429F" w:rsidRDefault="00A9429F" w:rsidP="00A9429F">
            <w:pPr>
              <w:spacing w:before="100" w:beforeAutospacing="1" w:after="100" w:afterAutospacing="1"/>
              <w:jc w:val="center"/>
              <w:rPr>
                <w:b/>
                <w:bCs/>
                <w:sz w:val="22"/>
                <w:szCs w:val="22"/>
              </w:rPr>
            </w:pPr>
            <w:r w:rsidRPr="00A9429F">
              <w:rPr>
                <w:b/>
                <w:bCs/>
                <w:sz w:val="22"/>
                <w:szCs w:val="22"/>
              </w:rPr>
              <w:t>Variable</w:t>
            </w:r>
          </w:p>
        </w:tc>
        <w:tc>
          <w:tcPr>
            <w:tcW w:w="0" w:type="auto"/>
            <w:tcBorders>
              <w:top w:val="single" w:sz="4" w:space="0" w:color="auto"/>
              <w:bottom w:val="single" w:sz="4" w:space="0" w:color="auto"/>
            </w:tcBorders>
            <w:vAlign w:val="center"/>
            <w:hideMark/>
          </w:tcPr>
          <w:p w14:paraId="5901DEBA" w14:textId="02A9BDBC" w:rsidR="00A9429F" w:rsidRPr="00A9429F" w:rsidRDefault="00A9429F" w:rsidP="00A9429F">
            <w:pPr>
              <w:spacing w:before="100" w:beforeAutospacing="1" w:after="100" w:afterAutospacing="1"/>
              <w:jc w:val="center"/>
              <w:rPr>
                <w:b/>
                <w:bCs/>
                <w:sz w:val="22"/>
                <w:szCs w:val="22"/>
              </w:rPr>
            </w:pPr>
            <w:r w:rsidRPr="00A9429F">
              <w:rPr>
                <w:b/>
                <w:bCs/>
                <w:sz w:val="22"/>
                <w:szCs w:val="22"/>
              </w:rPr>
              <w:t xml:space="preserve">Definition </w:t>
            </w:r>
          </w:p>
        </w:tc>
        <w:tc>
          <w:tcPr>
            <w:tcW w:w="0" w:type="auto"/>
            <w:tcBorders>
              <w:top w:val="single" w:sz="4" w:space="0" w:color="auto"/>
              <w:bottom w:val="single" w:sz="4" w:space="0" w:color="auto"/>
            </w:tcBorders>
            <w:vAlign w:val="center"/>
            <w:hideMark/>
          </w:tcPr>
          <w:p w14:paraId="37CA6F72" w14:textId="77777777" w:rsidR="00A9429F" w:rsidRPr="00A9429F" w:rsidRDefault="00A9429F" w:rsidP="00A9429F">
            <w:pPr>
              <w:spacing w:before="100" w:beforeAutospacing="1" w:after="100" w:afterAutospacing="1"/>
              <w:jc w:val="center"/>
              <w:rPr>
                <w:b/>
                <w:bCs/>
                <w:sz w:val="22"/>
                <w:szCs w:val="22"/>
              </w:rPr>
            </w:pPr>
            <w:r w:rsidRPr="00A9429F">
              <w:rPr>
                <w:b/>
                <w:bCs/>
                <w:sz w:val="22"/>
                <w:szCs w:val="22"/>
              </w:rPr>
              <w:t>Source</w:t>
            </w:r>
          </w:p>
        </w:tc>
      </w:tr>
      <w:tr w:rsidR="00A9429F" w:rsidRPr="00A9429F" w14:paraId="17EA9CF4" w14:textId="77777777" w:rsidTr="00A9429F">
        <w:trPr>
          <w:tblCellSpacing w:w="15" w:type="dxa"/>
        </w:trPr>
        <w:tc>
          <w:tcPr>
            <w:tcW w:w="0" w:type="auto"/>
            <w:vAlign w:val="center"/>
            <w:hideMark/>
          </w:tcPr>
          <w:p w14:paraId="775D7FEA" w14:textId="77777777" w:rsidR="00A9429F" w:rsidRPr="00A9429F" w:rsidRDefault="00A9429F" w:rsidP="00A9429F">
            <w:pPr>
              <w:spacing w:before="100" w:beforeAutospacing="1" w:after="100" w:afterAutospacing="1"/>
              <w:rPr>
                <w:sz w:val="22"/>
                <w:szCs w:val="22"/>
              </w:rPr>
            </w:pPr>
            <w:r w:rsidRPr="00A9429F">
              <w:rPr>
                <w:b/>
                <w:bCs/>
                <w:sz w:val="22"/>
                <w:szCs w:val="22"/>
              </w:rPr>
              <w:t>any_restriction</w:t>
            </w:r>
          </w:p>
        </w:tc>
        <w:tc>
          <w:tcPr>
            <w:tcW w:w="0" w:type="auto"/>
            <w:vAlign w:val="center"/>
            <w:hideMark/>
          </w:tcPr>
          <w:p w14:paraId="59012C1E" w14:textId="77777777" w:rsidR="00A9429F" w:rsidRPr="00A9429F" w:rsidRDefault="00A9429F" w:rsidP="00A9429F">
            <w:pPr>
              <w:spacing w:before="100" w:beforeAutospacing="1" w:after="100" w:afterAutospacing="1"/>
              <w:rPr>
                <w:sz w:val="22"/>
                <w:szCs w:val="22"/>
              </w:rPr>
            </w:pPr>
            <w:r w:rsidRPr="00A9429F">
              <w:rPr>
                <w:sz w:val="22"/>
                <w:szCs w:val="22"/>
              </w:rPr>
              <w:t xml:space="preserve">1 if the ER experienced </w:t>
            </w:r>
            <w:r w:rsidRPr="00A9429F">
              <w:rPr>
                <w:b/>
                <w:bCs/>
                <w:sz w:val="22"/>
                <w:szCs w:val="22"/>
              </w:rPr>
              <w:t>any</w:t>
            </w:r>
            <w:r w:rsidRPr="00A9429F">
              <w:rPr>
                <w:sz w:val="22"/>
                <w:szCs w:val="22"/>
              </w:rPr>
              <w:t xml:space="preserve"> service restriction in the year (partial closure, full closure, </w:t>
            </w:r>
            <w:r w:rsidRPr="00A9429F">
              <w:rPr>
                <w:b/>
                <w:bCs/>
                <w:sz w:val="22"/>
                <w:szCs w:val="22"/>
              </w:rPr>
              <w:t>or</w:t>
            </w:r>
            <w:r w:rsidRPr="00A9429F">
              <w:rPr>
                <w:sz w:val="22"/>
                <w:szCs w:val="22"/>
              </w:rPr>
              <w:t xml:space="preserve"> regulated access); 0 otherwise.</w:t>
            </w:r>
          </w:p>
        </w:tc>
        <w:tc>
          <w:tcPr>
            <w:tcW w:w="0" w:type="auto"/>
            <w:vAlign w:val="center"/>
            <w:hideMark/>
          </w:tcPr>
          <w:p w14:paraId="1D065B55" w14:textId="7DDD7440" w:rsidR="00A9429F" w:rsidRPr="00A9429F" w:rsidRDefault="00751CF1" w:rsidP="00A9429F">
            <w:pPr>
              <w:spacing w:before="100" w:beforeAutospacing="1" w:after="100" w:afterAutospacing="1"/>
              <w:rPr>
                <w:sz w:val="22"/>
                <w:szCs w:val="22"/>
              </w:rPr>
            </w:pPr>
            <w:r w:rsidRPr="00877354">
              <w:rPr>
                <w:sz w:val="22"/>
                <w:szCs w:val="22"/>
              </w:rPr>
              <w:t>EDCD</w:t>
            </w:r>
          </w:p>
        </w:tc>
      </w:tr>
    </w:tbl>
    <w:p w14:paraId="708CD3FD" w14:textId="198FF777" w:rsidR="00D21A10" w:rsidRPr="00877354" w:rsidRDefault="00D21A10" w:rsidP="00D21A10">
      <w:pPr>
        <w:pStyle w:val="p1"/>
        <w:rPr>
          <w:sz w:val="22"/>
          <w:szCs w:val="22"/>
        </w:rPr>
      </w:pPr>
      <w:r w:rsidRPr="00877354">
        <w:rPr>
          <w:sz w:val="22"/>
          <w:szCs w:val="22"/>
        </w:rPr>
        <w:t>Additional Ys:</w:t>
      </w:r>
    </w:p>
    <w:p w14:paraId="65AD7AEF" w14:textId="77777777" w:rsidR="00D21A10" w:rsidRPr="00877354" w:rsidRDefault="00D21A10" w:rsidP="00D21A10">
      <w:pPr>
        <w:pStyle w:val="p1"/>
        <w:numPr>
          <w:ilvl w:val="0"/>
          <w:numId w:val="15"/>
        </w:numPr>
        <w:rPr>
          <w:sz w:val="22"/>
          <w:szCs w:val="22"/>
        </w:rPr>
      </w:pPr>
      <w:r w:rsidRPr="00877354">
        <w:rPr>
          <w:rStyle w:val="s1"/>
          <w:sz w:val="22"/>
          <w:szCs w:val="22"/>
        </w:rPr>
        <w:lastRenderedPageBreak/>
        <w:t>closure_only</w:t>
      </w:r>
      <w:r w:rsidRPr="00877354">
        <w:rPr>
          <w:sz w:val="22"/>
          <w:szCs w:val="22"/>
        </w:rPr>
        <w:t xml:space="preserve"> (excludes regulated access).</w:t>
      </w:r>
    </w:p>
    <w:p w14:paraId="4B51FD90" w14:textId="77777777" w:rsidR="00D21A10" w:rsidRPr="00877354" w:rsidRDefault="00D21A10" w:rsidP="00D21A10">
      <w:pPr>
        <w:pStyle w:val="p1"/>
        <w:numPr>
          <w:ilvl w:val="0"/>
          <w:numId w:val="15"/>
        </w:numPr>
        <w:rPr>
          <w:sz w:val="22"/>
          <w:szCs w:val="22"/>
        </w:rPr>
      </w:pPr>
      <w:r w:rsidRPr="00877354">
        <w:rPr>
          <w:rStyle w:val="s1"/>
          <w:sz w:val="22"/>
          <w:szCs w:val="22"/>
        </w:rPr>
        <w:t>restriction_days</w:t>
      </w:r>
      <w:r w:rsidRPr="00877354">
        <w:rPr>
          <w:sz w:val="22"/>
          <w:szCs w:val="22"/>
        </w:rPr>
        <w:t xml:space="preserve"> (count of calendar days with restriction; use only if dates are complete and validated).</w:t>
      </w:r>
    </w:p>
    <w:p w14:paraId="7E91E31D" w14:textId="704DD2E3" w:rsidR="00751CF1" w:rsidRPr="00877354" w:rsidRDefault="00D21A10" w:rsidP="00877354">
      <w:pPr>
        <w:pStyle w:val="p1"/>
        <w:numPr>
          <w:ilvl w:val="0"/>
          <w:numId w:val="15"/>
        </w:numPr>
        <w:rPr>
          <w:sz w:val="22"/>
          <w:szCs w:val="22"/>
        </w:rPr>
      </w:pPr>
      <w:r w:rsidRPr="00877354">
        <w:rPr>
          <w:sz w:val="22"/>
          <w:szCs w:val="22"/>
        </w:rPr>
        <w:t>regulated_access_only</w:t>
      </w:r>
      <w:r w:rsidRPr="00877354">
        <w:rPr>
          <w:rStyle w:val="s1"/>
          <w:sz w:val="22"/>
          <w:szCs w:val="22"/>
        </w:rPr>
        <w:t>.</w:t>
      </w:r>
    </w:p>
    <w:p w14:paraId="0EC2D093" w14:textId="0CF9EF32" w:rsidR="00A10C06" w:rsidRPr="00877354" w:rsidRDefault="00A10C06" w:rsidP="00751CF1">
      <w:pPr>
        <w:rPr>
          <w:b/>
          <w:bCs/>
          <w:sz w:val="22"/>
          <w:szCs w:val="22"/>
        </w:rPr>
      </w:pPr>
      <w:r w:rsidRPr="00877354">
        <w:rPr>
          <w:b/>
          <w:bCs/>
          <w:sz w:val="22"/>
          <w:szCs w:val="22"/>
        </w:rPr>
        <w:t>Key independent variables (X)</w:t>
      </w:r>
      <w:r w:rsidR="00877354" w:rsidRPr="00877354">
        <w:rPr>
          <w:b/>
          <w:bCs/>
          <w:sz w:val="22"/>
          <w:szCs w:val="22"/>
        </w:rPr>
        <w:t>:</w:t>
      </w:r>
      <w:r w:rsidR="00E929D6">
        <w:rPr>
          <w:b/>
          <w:bCs/>
          <w:sz w:val="22"/>
          <w:szCs w:val="22"/>
        </w:rPr>
        <w:t xml:space="preserve"> </w:t>
      </w:r>
      <w:r w:rsidR="00AE51B9" w:rsidRPr="00AE51B9">
        <w:rPr>
          <w:b/>
          <w:bCs/>
          <w:color w:val="FFFFFF" w:themeColor="background1"/>
          <w:sz w:val="22"/>
          <w:szCs w:val="22"/>
        </w:rPr>
        <w:t>ratio of doctors per capita</w:t>
      </w:r>
    </w:p>
    <w:p w14:paraId="4095BA4E" w14:textId="77777777" w:rsidR="00877354" w:rsidRPr="00877354" w:rsidRDefault="00877354" w:rsidP="00751CF1">
      <w:pPr>
        <w:rPr>
          <w:b/>
          <w:bCs/>
          <w:sz w:val="22"/>
          <w:szCs w:val="2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2555"/>
        <w:gridCol w:w="1779"/>
        <w:gridCol w:w="2064"/>
        <w:gridCol w:w="1296"/>
      </w:tblGrid>
      <w:tr w:rsidR="00AE51B9" w:rsidRPr="00D764F2" w14:paraId="0209B607" w14:textId="77777777" w:rsidTr="00D764F2">
        <w:trPr>
          <w:tblHeader/>
          <w:tblCellSpacing w:w="15" w:type="dxa"/>
        </w:trPr>
        <w:tc>
          <w:tcPr>
            <w:tcW w:w="1277" w:type="dxa"/>
            <w:tcBorders>
              <w:top w:val="single" w:sz="4" w:space="0" w:color="auto"/>
              <w:bottom w:val="single" w:sz="4" w:space="0" w:color="auto"/>
            </w:tcBorders>
            <w:vAlign w:val="center"/>
            <w:hideMark/>
          </w:tcPr>
          <w:p w14:paraId="15731429" w14:textId="77777777" w:rsidR="00AE51B9" w:rsidRPr="00A10C06" w:rsidRDefault="00AE51B9" w:rsidP="00A10C06">
            <w:pPr>
              <w:spacing w:before="100" w:beforeAutospacing="1" w:after="100" w:afterAutospacing="1"/>
              <w:jc w:val="center"/>
              <w:rPr>
                <w:b/>
                <w:bCs/>
                <w:sz w:val="22"/>
                <w:szCs w:val="22"/>
              </w:rPr>
            </w:pPr>
            <w:r w:rsidRPr="00A10C06">
              <w:rPr>
                <w:b/>
                <w:bCs/>
                <w:sz w:val="22"/>
                <w:szCs w:val="22"/>
              </w:rPr>
              <w:t>Category</w:t>
            </w:r>
          </w:p>
        </w:tc>
        <w:tc>
          <w:tcPr>
            <w:tcW w:w="2525" w:type="dxa"/>
            <w:tcBorders>
              <w:top w:val="single" w:sz="4" w:space="0" w:color="auto"/>
              <w:bottom w:val="single" w:sz="4" w:space="0" w:color="auto"/>
            </w:tcBorders>
            <w:vAlign w:val="center"/>
            <w:hideMark/>
          </w:tcPr>
          <w:p w14:paraId="7AD91CCF" w14:textId="4B137E0B" w:rsidR="00AE51B9" w:rsidRPr="00D764F2" w:rsidRDefault="00AE51B9" w:rsidP="00A10C06">
            <w:pPr>
              <w:spacing w:before="100" w:beforeAutospacing="1" w:after="100" w:afterAutospacing="1"/>
              <w:jc w:val="center"/>
              <w:rPr>
                <w:b/>
                <w:bCs/>
                <w:sz w:val="22"/>
                <w:szCs w:val="22"/>
              </w:rPr>
            </w:pPr>
            <w:r w:rsidRPr="00D764F2">
              <w:rPr>
                <w:b/>
                <w:bCs/>
                <w:sz w:val="22"/>
                <w:szCs w:val="22"/>
              </w:rPr>
              <w:t xml:space="preserve">Variable </w:t>
            </w:r>
          </w:p>
        </w:tc>
        <w:tc>
          <w:tcPr>
            <w:tcW w:w="1749" w:type="dxa"/>
            <w:tcBorders>
              <w:top w:val="single" w:sz="4" w:space="0" w:color="auto"/>
              <w:bottom w:val="single" w:sz="4" w:space="0" w:color="auto"/>
            </w:tcBorders>
          </w:tcPr>
          <w:p w14:paraId="10030678" w14:textId="79482984" w:rsidR="00AE51B9" w:rsidRPr="00D764F2" w:rsidRDefault="00A714BC" w:rsidP="00A714BC">
            <w:pPr>
              <w:pStyle w:val="p1"/>
              <w:rPr>
                <w:sz w:val="22"/>
                <w:szCs w:val="22"/>
              </w:rPr>
            </w:pPr>
            <w:r w:rsidRPr="00D764F2">
              <w:rPr>
                <w:b/>
                <w:bCs/>
                <w:sz w:val="22"/>
                <w:szCs w:val="22"/>
              </w:rPr>
              <w:t>Role</w:t>
            </w:r>
          </w:p>
        </w:tc>
        <w:tc>
          <w:tcPr>
            <w:tcW w:w="2034" w:type="dxa"/>
            <w:tcBorders>
              <w:top w:val="single" w:sz="4" w:space="0" w:color="auto"/>
              <w:bottom w:val="single" w:sz="4" w:space="0" w:color="auto"/>
            </w:tcBorders>
            <w:vAlign w:val="center"/>
            <w:hideMark/>
          </w:tcPr>
          <w:p w14:paraId="76331D6E" w14:textId="0AEF0E44" w:rsidR="00AE51B9" w:rsidRPr="00D764F2" w:rsidRDefault="00AE51B9" w:rsidP="00A10C06">
            <w:pPr>
              <w:spacing w:before="100" w:beforeAutospacing="1" w:after="100" w:afterAutospacing="1"/>
              <w:jc w:val="center"/>
              <w:rPr>
                <w:b/>
                <w:bCs/>
                <w:sz w:val="22"/>
                <w:szCs w:val="22"/>
              </w:rPr>
            </w:pPr>
            <w:r w:rsidRPr="00D764F2">
              <w:rPr>
                <w:b/>
                <w:bCs/>
                <w:sz w:val="22"/>
                <w:szCs w:val="22"/>
              </w:rPr>
              <w:t>Operational note</w:t>
            </w:r>
          </w:p>
        </w:tc>
        <w:tc>
          <w:tcPr>
            <w:tcW w:w="1251" w:type="dxa"/>
            <w:tcBorders>
              <w:top w:val="single" w:sz="4" w:space="0" w:color="auto"/>
              <w:bottom w:val="single" w:sz="4" w:space="0" w:color="auto"/>
            </w:tcBorders>
            <w:vAlign w:val="center"/>
            <w:hideMark/>
          </w:tcPr>
          <w:p w14:paraId="21FD0085" w14:textId="77777777" w:rsidR="00AE51B9" w:rsidRPr="00D764F2" w:rsidRDefault="00AE51B9" w:rsidP="00A10C06">
            <w:pPr>
              <w:spacing w:before="100" w:beforeAutospacing="1" w:after="100" w:afterAutospacing="1"/>
              <w:jc w:val="center"/>
              <w:rPr>
                <w:b/>
                <w:bCs/>
                <w:sz w:val="22"/>
                <w:szCs w:val="22"/>
              </w:rPr>
            </w:pPr>
            <w:r w:rsidRPr="00D764F2">
              <w:rPr>
                <w:b/>
                <w:bCs/>
                <w:sz w:val="22"/>
                <w:szCs w:val="22"/>
              </w:rPr>
              <w:t>Source</w:t>
            </w:r>
          </w:p>
        </w:tc>
      </w:tr>
      <w:tr w:rsidR="00AE51B9" w:rsidRPr="00D764F2" w14:paraId="705D5F1C" w14:textId="77777777" w:rsidTr="00D764F2">
        <w:trPr>
          <w:tblCellSpacing w:w="15" w:type="dxa"/>
        </w:trPr>
        <w:tc>
          <w:tcPr>
            <w:tcW w:w="1277" w:type="dxa"/>
            <w:tcBorders>
              <w:top w:val="single" w:sz="4" w:space="0" w:color="auto"/>
              <w:bottom w:val="nil"/>
            </w:tcBorders>
            <w:vAlign w:val="center"/>
            <w:hideMark/>
          </w:tcPr>
          <w:p w14:paraId="4998D780" w14:textId="77777777" w:rsidR="00AE51B9" w:rsidRPr="00D764F2" w:rsidRDefault="00AE51B9" w:rsidP="00F50D39">
            <w:pPr>
              <w:spacing w:before="100" w:beforeAutospacing="1" w:after="100" w:afterAutospacing="1"/>
              <w:rPr>
                <w:sz w:val="22"/>
                <w:szCs w:val="22"/>
              </w:rPr>
            </w:pPr>
            <w:r w:rsidRPr="00D764F2">
              <w:rPr>
                <w:b/>
                <w:bCs/>
                <w:sz w:val="22"/>
                <w:szCs w:val="22"/>
              </w:rPr>
              <w:t>Staffing</w:t>
            </w:r>
          </w:p>
        </w:tc>
        <w:tc>
          <w:tcPr>
            <w:tcW w:w="2525" w:type="dxa"/>
            <w:tcBorders>
              <w:top w:val="single" w:sz="4" w:space="0" w:color="auto"/>
              <w:bottom w:val="nil"/>
            </w:tcBorders>
            <w:vAlign w:val="center"/>
          </w:tcPr>
          <w:p w14:paraId="079022BF" w14:textId="7EFB57B4" w:rsidR="00AE51B9" w:rsidRPr="00D764F2" w:rsidRDefault="00AE51B9" w:rsidP="00F50D39">
            <w:pPr>
              <w:spacing w:before="100" w:beforeAutospacing="1" w:after="100" w:afterAutospacing="1"/>
              <w:rPr>
                <w:sz w:val="22"/>
                <w:szCs w:val="22"/>
              </w:rPr>
            </w:pPr>
            <w:r w:rsidRPr="00D764F2">
              <w:rPr>
                <w:sz w:val="22"/>
                <w:szCs w:val="22"/>
              </w:rPr>
              <w:t>doctors_ratio</w:t>
            </w:r>
          </w:p>
        </w:tc>
        <w:tc>
          <w:tcPr>
            <w:tcW w:w="1749" w:type="dxa"/>
            <w:tcBorders>
              <w:top w:val="single" w:sz="4" w:space="0" w:color="auto"/>
              <w:bottom w:val="nil"/>
            </w:tcBorders>
          </w:tcPr>
          <w:p w14:paraId="513508C4" w14:textId="6CA6CC1E" w:rsidR="00AE51B9" w:rsidRPr="00D764F2" w:rsidRDefault="00D764F2" w:rsidP="00D764F2">
            <w:pPr>
              <w:pStyle w:val="p1"/>
              <w:rPr>
                <w:sz w:val="22"/>
                <w:szCs w:val="22"/>
              </w:rPr>
            </w:pPr>
            <w:r w:rsidRPr="00D764F2">
              <w:rPr>
                <w:sz w:val="22"/>
                <w:szCs w:val="22"/>
              </w:rPr>
              <w:t>Measure of relative staffing (availability per patient load)</w:t>
            </w:r>
          </w:p>
        </w:tc>
        <w:tc>
          <w:tcPr>
            <w:tcW w:w="2034" w:type="dxa"/>
            <w:tcBorders>
              <w:top w:val="single" w:sz="4" w:space="0" w:color="auto"/>
              <w:bottom w:val="nil"/>
            </w:tcBorders>
            <w:vAlign w:val="center"/>
          </w:tcPr>
          <w:p w14:paraId="3F91AA51" w14:textId="727D6FC0" w:rsidR="00AE51B9" w:rsidRPr="00831718" w:rsidRDefault="00AE51B9" w:rsidP="00F50D39">
            <w:pPr>
              <w:spacing w:before="100" w:beforeAutospacing="1" w:after="100" w:afterAutospacing="1"/>
              <w:rPr>
                <w:sz w:val="22"/>
                <w:szCs w:val="22"/>
                <w:lang w:val="fr-FR"/>
              </w:rPr>
            </w:pPr>
            <w:commentRangeStart w:id="17"/>
            <w:r w:rsidRPr="00831718">
              <w:rPr>
                <w:sz w:val="22"/>
                <w:szCs w:val="22"/>
                <w:lang w:val="fr-FR"/>
              </w:rPr>
              <w:t xml:space="preserve">FTE_doctors_ER / visits_ER </w:t>
            </w:r>
            <w:commentRangeEnd w:id="17"/>
            <w:r w:rsidRPr="00831718">
              <w:rPr>
                <w:rStyle w:val="Marquedecommentaire"/>
                <w:sz w:val="22"/>
                <w:szCs w:val="22"/>
                <w:lang w:val="fr-FR"/>
              </w:rPr>
              <w:commentReference w:id="17"/>
            </w:r>
          </w:p>
        </w:tc>
        <w:tc>
          <w:tcPr>
            <w:tcW w:w="1251" w:type="dxa"/>
            <w:tcBorders>
              <w:top w:val="single" w:sz="4" w:space="0" w:color="auto"/>
              <w:bottom w:val="nil"/>
              <w:right w:val="nil"/>
            </w:tcBorders>
            <w:vAlign w:val="center"/>
          </w:tcPr>
          <w:p w14:paraId="523FB05A" w14:textId="115FB1EB" w:rsidR="00AE51B9" w:rsidRPr="00D764F2" w:rsidRDefault="00AE51B9" w:rsidP="00F50D39">
            <w:pPr>
              <w:spacing w:before="100" w:beforeAutospacing="1" w:after="100" w:afterAutospacing="1"/>
              <w:rPr>
                <w:sz w:val="22"/>
                <w:szCs w:val="22"/>
              </w:rPr>
            </w:pPr>
            <w:r w:rsidRPr="00D764F2">
              <w:rPr>
                <w:sz w:val="22"/>
                <w:szCs w:val="22"/>
              </w:rPr>
              <w:t>Derived from SAE</w:t>
            </w:r>
          </w:p>
        </w:tc>
      </w:tr>
      <w:tr w:rsidR="00AE51B9" w:rsidRPr="00A10C06" w14:paraId="60A69726" w14:textId="77777777" w:rsidTr="00AE51B9">
        <w:trPr>
          <w:tblCellSpacing w:w="15" w:type="dxa"/>
        </w:trPr>
        <w:tc>
          <w:tcPr>
            <w:tcW w:w="1277" w:type="dxa"/>
            <w:tcBorders>
              <w:top w:val="nil"/>
              <w:bottom w:val="nil"/>
            </w:tcBorders>
            <w:vAlign w:val="center"/>
          </w:tcPr>
          <w:p w14:paraId="49169D06" w14:textId="50E380D5" w:rsidR="00AE51B9" w:rsidRPr="00D764F2" w:rsidRDefault="00AE51B9" w:rsidP="00F50D39">
            <w:pPr>
              <w:spacing w:before="100" w:beforeAutospacing="1" w:after="100" w:afterAutospacing="1"/>
              <w:rPr>
                <w:sz w:val="22"/>
                <w:szCs w:val="22"/>
              </w:rPr>
            </w:pPr>
          </w:p>
        </w:tc>
        <w:tc>
          <w:tcPr>
            <w:tcW w:w="2525" w:type="dxa"/>
            <w:tcBorders>
              <w:top w:val="nil"/>
              <w:bottom w:val="nil"/>
            </w:tcBorders>
            <w:vAlign w:val="center"/>
          </w:tcPr>
          <w:p w14:paraId="0392BF95" w14:textId="76BB13F4" w:rsidR="00AE51B9" w:rsidRPr="00D764F2" w:rsidRDefault="00AE51B9" w:rsidP="00F50D39">
            <w:pPr>
              <w:spacing w:before="100" w:beforeAutospacing="1" w:after="100" w:afterAutospacing="1"/>
              <w:rPr>
                <w:sz w:val="22"/>
                <w:szCs w:val="22"/>
              </w:rPr>
            </w:pPr>
            <w:r w:rsidRPr="00D764F2">
              <w:rPr>
                <w:sz w:val="22"/>
                <w:szCs w:val="22"/>
              </w:rPr>
              <w:t>visits_ER</w:t>
            </w:r>
          </w:p>
        </w:tc>
        <w:tc>
          <w:tcPr>
            <w:tcW w:w="1749" w:type="dxa"/>
          </w:tcPr>
          <w:p w14:paraId="2DCE7267" w14:textId="6682A10D" w:rsidR="00AE51B9" w:rsidRPr="00D764F2" w:rsidRDefault="00A714BC" w:rsidP="00D764F2">
            <w:pPr>
              <w:pStyle w:val="p1"/>
              <w:rPr>
                <w:sz w:val="22"/>
                <w:szCs w:val="22"/>
              </w:rPr>
            </w:pPr>
            <w:r w:rsidRPr="00D764F2">
              <w:rPr>
                <w:sz w:val="22"/>
                <w:szCs w:val="22"/>
              </w:rPr>
              <w:t>Measure of demand or workload</w:t>
            </w:r>
          </w:p>
        </w:tc>
        <w:tc>
          <w:tcPr>
            <w:tcW w:w="2034" w:type="dxa"/>
            <w:tcBorders>
              <w:top w:val="nil"/>
              <w:bottom w:val="nil"/>
            </w:tcBorders>
            <w:vAlign w:val="center"/>
          </w:tcPr>
          <w:p w14:paraId="2FCC66C9" w14:textId="0EB41676" w:rsidR="00AE51B9" w:rsidRPr="00D764F2" w:rsidRDefault="00AE51B9" w:rsidP="00F50D39">
            <w:pPr>
              <w:spacing w:before="100" w:beforeAutospacing="1" w:after="100" w:afterAutospacing="1"/>
              <w:rPr>
                <w:sz w:val="22"/>
                <w:szCs w:val="22"/>
              </w:rPr>
            </w:pPr>
            <w:r w:rsidRPr="00D764F2">
              <w:rPr>
                <w:sz w:val="22"/>
                <w:szCs w:val="22"/>
              </w:rPr>
              <w:t>Annual ER visits</w:t>
            </w:r>
          </w:p>
        </w:tc>
        <w:tc>
          <w:tcPr>
            <w:tcW w:w="1251" w:type="dxa"/>
            <w:tcBorders>
              <w:top w:val="nil"/>
              <w:bottom w:val="nil"/>
            </w:tcBorders>
            <w:vAlign w:val="center"/>
            <w:hideMark/>
          </w:tcPr>
          <w:p w14:paraId="4F8FF493" w14:textId="065B0AA6" w:rsidR="00AE51B9" w:rsidRPr="00D764F2" w:rsidRDefault="00AE51B9" w:rsidP="00F50D39">
            <w:pPr>
              <w:rPr>
                <w:sz w:val="22"/>
                <w:szCs w:val="22"/>
              </w:rPr>
            </w:pPr>
            <w:r w:rsidRPr="00D764F2">
              <w:rPr>
                <w:sz w:val="22"/>
                <w:szCs w:val="22"/>
              </w:rPr>
              <w:t>SAE</w:t>
            </w:r>
          </w:p>
        </w:tc>
      </w:tr>
      <w:tr w:rsidR="00AE51B9" w:rsidRPr="00A10C06" w14:paraId="51EE8B82" w14:textId="77777777" w:rsidTr="00AE51B9">
        <w:trPr>
          <w:tblCellSpacing w:w="15" w:type="dxa"/>
        </w:trPr>
        <w:tc>
          <w:tcPr>
            <w:tcW w:w="1277" w:type="dxa"/>
            <w:tcBorders>
              <w:top w:val="nil"/>
              <w:bottom w:val="nil"/>
            </w:tcBorders>
            <w:vAlign w:val="center"/>
          </w:tcPr>
          <w:p w14:paraId="01829145" w14:textId="77777777" w:rsidR="00AE51B9" w:rsidRPr="00D764F2" w:rsidRDefault="00AE51B9" w:rsidP="00F50D39">
            <w:pPr>
              <w:spacing w:before="100" w:beforeAutospacing="1" w:after="100" w:afterAutospacing="1"/>
              <w:rPr>
                <w:sz w:val="22"/>
                <w:szCs w:val="22"/>
              </w:rPr>
            </w:pPr>
          </w:p>
        </w:tc>
        <w:tc>
          <w:tcPr>
            <w:tcW w:w="2525" w:type="dxa"/>
            <w:tcBorders>
              <w:top w:val="nil"/>
              <w:bottom w:val="nil"/>
            </w:tcBorders>
            <w:vAlign w:val="center"/>
          </w:tcPr>
          <w:p w14:paraId="090BADF4" w14:textId="1402BA38" w:rsidR="00AE51B9" w:rsidRPr="00D764F2" w:rsidRDefault="00AE51B9" w:rsidP="00F50D39">
            <w:pPr>
              <w:spacing w:before="100" w:beforeAutospacing="1" w:after="100" w:afterAutospacing="1"/>
              <w:rPr>
                <w:sz w:val="22"/>
                <w:szCs w:val="22"/>
              </w:rPr>
            </w:pPr>
            <w:r w:rsidRPr="00D764F2">
              <w:rPr>
                <w:sz w:val="22"/>
                <w:szCs w:val="22"/>
              </w:rPr>
              <w:t>FTE_doctors_ER</w:t>
            </w:r>
          </w:p>
        </w:tc>
        <w:tc>
          <w:tcPr>
            <w:tcW w:w="1749" w:type="dxa"/>
          </w:tcPr>
          <w:p w14:paraId="42FF1E78" w14:textId="07CCFB68" w:rsidR="00AE51B9" w:rsidRPr="00D764F2" w:rsidRDefault="00A714BC" w:rsidP="00A714BC">
            <w:pPr>
              <w:pStyle w:val="p1"/>
              <w:rPr>
                <w:sz w:val="22"/>
                <w:szCs w:val="22"/>
              </w:rPr>
            </w:pPr>
            <w:r w:rsidRPr="00D764F2">
              <w:rPr>
                <w:sz w:val="22"/>
                <w:szCs w:val="22"/>
              </w:rPr>
              <w:t>Direct measure of staffing capacity</w:t>
            </w:r>
          </w:p>
        </w:tc>
        <w:tc>
          <w:tcPr>
            <w:tcW w:w="2034" w:type="dxa"/>
            <w:tcBorders>
              <w:top w:val="nil"/>
              <w:bottom w:val="nil"/>
            </w:tcBorders>
            <w:vAlign w:val="center"/>
          </w:tcPr>
          <w:p w14:paraId="201D31BA" w14:textId="19D95E30" w:rsidR="00AE51B9" w:rsidRPr="00D764F2" w:rsidRDefault="00AE51B9" w:rsidP="00F50D39">
            <w:pPr>
              <w:spacing w:before="100" w:beforeAutospacing="1" w:after="100" w:afterAutospacing="1"/>
              <w:rPr>
                <w:sz w:val="22"/>
                <w:szCs w:val="22"/>
              </w:rPr>
            </w:pPr>
            <w:r w:rsidRPr="00D764F2">
              <w:rPr>
                <w:sz w:val="22"/>
                <w:szCs w:val="22"/>
              </w:rPr>
              <w:t>Annual FTE emergency physicians (as reported)</w:t>
            </w:r>
          </w:p>
        </w:tc>
        <w:tc>
          <w:tcPr>
            <w:tcW w:w="1251" w:type="dxa"/>
            <w:tcBorders>
              <w:top w:val="nil"/>
              <w:bottom w:val="nil"/>
            </w:tcBorders>
            <w:vAlign w:val="center"/>
          </w:tcPr>
          <w:p w14:paraId="1B096182" w14:textId="11FDB73E" w:rsidR="00AE51B9" w:rsidRPr="00D764F2" w:rsidRDefault="00AE51B9" w:rsidP="00F50D39">
            <w:pPr>
              <w:rPr>
                <w:sz w:val="22"/>
                <w:szCs w:val="22"/>
              </w:rPr>
            </w:pPr>
            <w:r w:rsidRPr="00D764F2">
              <w:rPr>
                <w:sz w:val="22"/>
                <w:szCs w:val="22"/>
              </w:rPr>
              <w:t>SAE</w:t>
            </w:r>
          </w:p>
        </w:tc>
      </w:tr>
      <w:tr w:rsidR="00AE51B9" w:rsidRPr="00877354" w14:paraId="07704DA1" w14:textId="77777777" w:rsidTr="00D764F2">
        <w:trPr>
          <w:tblCellSpacing w:w="15" w:type="dxa"/>
        </w:trPr>
        <w:tc>
          <w:tcPr>
            <w:tcW w:w="1277" w:type="dxa"/>
            <w:tcBorders>
              <w:top w:val="single" w:sz="4" w:space="0" w:color="auto"/>
              <w:left w:val="nil"/>
              <w:bottom w:val="single" w:sz="4" w:space="0" w:color="auto"/>
            </w:tcBorders>
            <w:vAlign w:val="center"/>
            <w:hideMark/>
          </w:tcPr>
          <w:p w14:paraId="71EDD036" w14:textId="77777777" w:rsidR="00AE51B9" w:rsidRPr="00D764F2" w:rsidRDefault="00AE51B9" w:rsidP="00F50D39">
            <w:pPr>
              <w:spacing w:before="100" w:beforeAutospacing="1" w:after="100" w:afterAutospacing="1"/>
              <w:rPr>
                <w:sz w:val="22"/>
                <w:szCs w:val="22"/>
              </w:rPr>
            </w:pPr>
            <w:r w:rsidRPr="00D764F2">
              <w:rPr>
                <w:b/>
                <w:bCs/>
                <w:sz w:val="22"/>
                <w:szCs w:val="22"/>
              </w:rPr>
              <w:t>Organization</w:t>
            </w:r>
          </w:p>
        </w:tc>
        <w:tc>
          <w:tcPr>
            <w:tcW w:w="2525" w:type="dxa"/>
            <w:tcBorders>
              <w:top w:val="single" w:sz="4" w:space="0" w:color="auto"/>
              <w:bottom w:val="single" w:sz="4" w:space="0" w:color="auto"/>
            </w:tcBorders>
            <w:vAlign w:val="center"/>
            <w:hideMark/>
          </w:tcPr>
          <w:p w14:paraId="4B59AE1D" w14:textId="77777777" w:rsidR="00AE51B9" w:rsidRPr="008A399F" w:rsidRDefault="00AE51B9" w:rsidP="00F50D39">
            <w:pPr>
              <w:spacing w:before="100" w:beforeAutospacing="1" w:after="100" w:afterAutospacing="1"/>
              <w:rPr>
                <w:sz w:val="22"/>
                <w:szCs w:val="22"/>
              </w:rPr>
            </w:pPr>
            <w:r w:rsidRPr="008A399F">
              <w:rPr>
                <w:sz w:val="22"/>
                <w:szCs w:val="22"/>
              </w:rPr>
              <w:t>legal_status</w:t>
            </w:r>
          </w:p>
        </w:tc>
        <w:tc>
          <w:tcPr>
            <w:tcW w:w="1749" w:type="dxa"/>
            <w:tcBorders>
              <w:top w:val="single" w:sz="4" w:space="0" w:color="auto"/>
              <w:bottom w:val="single" w:sz="4" w:space="0" w:color="auto"/>
            </w:tcBorders>
          </w:tcPr>
          <w:p w14:paraId="742BF10B" w14:textId="24C9083F" w:rsidR="00AE51B9" w:rsidRPr="008A399F" w:rsidRDefault="001D2DA7" w:rsidP="001D2DA7">
            <w:pPr>
              <w:pStyle w:val="p1"/>
              <w:rPr>
                <w:sz w:val="22"/>
                <w:szCs w:val="22"/>
              </w:rPr>
            </w:pPr>
            <w:r w:rsidRPr="008A399F">
              <w:rPr>
                <w:sz w:val="22"/>
                <w:szCs w:val="22"/>
              </w:rPr>
              <w:t xml:space="preserve">Captures </w:t>
            </w:r>
            <w:r w:rsidRPr="008A399F">
              <w:rPr>
                <w:rStyle w:val="s1"/>
                <w:sz w:val="22"/>
                <w:szCs w:val="22"/>
              </w:rPr>
              <w:t>institutional characteristics</w:t>
            </w:r>
            <w:r w:rsidRPr="008A399F">
              <w:rPr>
                <w:sz w:val="22"/>
                <w:szCs w:val="22"/>
              </w:rPr>
              <w:t xml:space="preserve"> that may affect staffing and closure</w:t>
            </w:r>
          </w:p>
        </w:tc>
        <w:tc>
          <w:tcPr>
            <w:tcW w:w="2034" w:type="dxa"/>
            <w:tcBorders>
              <w:top w:val="single" w:sz="4" w:space="0" w:color="auto"/>
              <w:bottom w:val="single" w:sz="4" w:space="0" w:color="auto"/>
            </w:tcBorders>
            <w:vAlign w:val="center"/>
            <w:hideMark/>
          </w:tcPr>
          <w:p w14:paraId="4A796A2C" w14:textId="395B0718" w:rsidR="00AE51B9" w:rsidRPr="00D764F2" w:rsidRDefault="00AE51B9" w:rsidP="00F50D39">
            <w:pPr>
              <w:spacing w:before="100" w:beforeAutospacing="1" w:after="100" w:afterAutospacing="1"/>
              <w:rPr>
                <w:sz w:val="22"/>
                <w:szCs w:val="22"/>
              </w:rPr>
            </w:pPr>
            <w:r w:rsidRPr="00D764F2">
              <w:rPr>
                <w:sz w:val="22"/>
                <w:szCs w:val="22"/>
              </w:rPr>
              <w:t>Public / ESPIC (non-profit) / Private for-profit</w:t>
            </w:r>
          </w:p>
        </w:tc>
        <w:tc>
          <w:tcPr>
            <w:tcW w:w="1251" w:type="dxa"/>
            <w:tcBorders>
              <w:top w:val="single" w:sz="4" w:space="0" w:color="auto"/>
              <w:bottom w:val="single" w:sz="4" w:space="0" w:color="auto"/>
              <w:right w:val="nil"/>
            </w:tcBorders>
            <w:vAlign w:val="center"/>
            <w:hideMark/>
          </w:tcPr>
          <w:p w14:paraId="2EEAF972" w14:textId="528DD3C4" w:rsidR="00AE51B9" w:rsidRPr="00D764F2" w:rsidRDefault="00AE51B9" w:rsidP="00F50D39">
            <w:pPr>
              <w:spacing w:before="100" w:beforeAutospacing="1" w:after="100" w:afterAutospacing="1"/>
              <w:rPr>
                <w:sz w:val="22"/>
                <w:szCs w:val="22"/>
              </w:rPr>
            </w:pPr>
            <w:r w:rsidRPr="00D764F2">
              <w:rPr>
                <w:sz w:val="22"/>
                <w:szCs w:val="22"/>
              </w:rPr>
              <w:t>TBD</w:t>
            </w:r>
          </w:p>
        </w:tc>
      </w:tr>
      <w:tr w:rsidR="00AE51B9" w:rsidRPr="00A10C06" w14:paraId="74D9FD53" w14:textId="77777777" w:rsidTr="00D764F2">
        <w:trPr>
          <w:tblCellSpacing w:w="15" w:type="dxa"/>
        </w:trPr>
        <w:tc>
          <w:tcPr>
            <w:tcW w:w="1277" w:type="dxa"/>
            <w:tcBorders>
              <w:top w:val="nil"/>
              <w:bottom w:val="single" w:sz="4" w:space="0" w:color="auto"/>
            </w:tcBorders>
            <w:vAlign w:val="center"/>
            <w:hideMark/>
          </w:tcPr>
          <w:p w14:paraId="7A5ECA57" w14:textId="77777777" w:rsidR="00AE51B9" w:rsidRPr="00A10C06" w:rsidRDefault="00AE51B9" w:rsidP="00F50D39">
            <w:pPr>
              <w:spacing w:before="100" w:beforeAutospacing="1" w:after="100" w:afterAutospacing="1"/>
              <w:rPr>
                <w:sz w:val="22"/>
                <w:szCs w:val="22"/>
              </w:rPr>
            </w:pPr>
            <w:r w:rsidRPr="00A10C06">
              <w:rPr>
                <w:b/>
                <w:bCs/>
                <w:sz w:val="22"/>
                <w:szCs w:val="22"/>
              </w:rPr>
              <w:t>Size</w:t>
            </w:r>
          </w:p>
        </w:tc>
        <w:tc>
          <w:tcPr>
            <w:tcW w:w="2525" w:type="dxa"/>
            <w:tcBorders>
              <w:top w:val="nil"/>
              <w:bottom w:val="single" w:sz="4" w:space="0" w:color="auto"/>
            </w:tcBorders>
            <w:vAlign w:val="center"/>
            <w:hideMark/>
          </w:tcPr>
          <w:p w14:paraId="218555EE" w14:textId="77777777" w:rsidR="00AE51B9" w:rsidRPr="008A399F" w:rsidRDefault="00AE51B9" w:rsidP="00F50D39">
            <w:pPr>
              <w:spacing w:before="100" w:beforeAutospacing="1" w:after="100" w:afterAutospacing="1"/>
              <w:rPr>
                <w:sz w:val="22"/>
                <w:szCs w:val="22"/>
              </w:rPr>
            </w:pPr>
            <w:r w:rsidRPr="008A399F">
              <w:rPr>
                <w:sz w:val="22"/>
                <w:szCs w:val="22"/>
              </w:rPr>
              <w:t>ER_volume_quartile</w:t>
            </w:r>
          </w:p>
        </w:tc>
        <w:tc>
          <w:tcPr>
            <w:tcW w:w="1749" w:type="dxa"/>
            <w:tcBorders>
              <w:top w:val="nil"/>
              <w:bottom w:val="single" w:sz="4" w:space="0" w:color="auto"/>
            </w:tcBorders>
          </w:tcPr>
          <w:p w14:paraId="27FCC4B7" w14:textId="4A409F05" w:rsidR="00AE51B9" w:rsidRPr="008A399F" w:rsidRDefault="008A399F" w:rsidP="008A399F">
            <w:pPr>
              <w:pStyle w:val="p1"/>
              <w:rPr>
                <w:sz w:val="22"/>
                <w:szCs w:val="22"/>
              </w:rPr>
            </w:pPr>
            <w:r w:rsidRPr="008A399F">
              <w:rPr>
                <w:rStyle w:val="s1"/>
                <w:sz w:val="22"/>
                <w:szCs w:val="22"/>
              </w:rPr>
              <w:t xml:space="preserve">Controls for </w:t>
            </w:r>
            <w:r w:rsidRPr="008A399F">
              <w:rPr>
                <w:sz w:val="22"/>
                <w:szCs w:val="22"/>
              </w:rPr>
              <w:t>hospital size and patient volume</w:t>
            </w:r>
          </w:p>
        </w:tc>
        <w:tc>
          <w:tcPr>
            <w:tcW w:w="2034" w:type="dxa"/>
            <w:tcBorders>
              <w:top w:val="nil"/>
              <w:bottom w:val="single" w:sz="4" w:space="0" w:color="auto"/>
            </w:tcBorders>
            <w:vAlign w:val="center"/>
            <w:hideMark/>
          </w:tcPr>
          <w:p w14:paraId="133E5BB6" w14:textId="03387568" w:rsidR="00AE51B9" w:rsidRPr="00A10C06" w:rsidRDefault="00AE51B9" w:rsidP="00F50D39">
            <w:pPr>
              <w:spacing w:before="100" w:beforeAutospacing="1" w:after="100" w:afterAutospacing="1"/>
              <w:rPr>
                <w:sz w:val="22"/>
                <w:szCs w:val="22"/>
              </w:rPr>
            </w:pPr>
            <w:r w:rsidRPr="00A10C06">
              <w:rPr>
                <w:sz w:val="22"/>
                <w:szCs w:val="22"/>
              </w:rPr>
              <w:t>Quartiles of annual ER visits (size control)</w:t>
            </w:r>
          </w:p>
        </w:tc>
        <w:tc>
          <w:tcPr>
            <w:tcW w:w="1251" w:type="dxa"/>
            <w:tcBorders>
              <w:top w:val="nil"/>
              <w:bottom w:val="single" w:sz="4" w:space="0" w:color="auto"/>
            </w:tcBorders>
            <w:vAlign w:val="center"/>
            <w:hideMark/>
          </w:tcPr>
          <w:p w14:paraId="5A511D32" w14:textId="77777777" w:rsidR="00AE51B9" w:rsidRPr="00A10C06" w:rsidRDefault="00AE51B9" w:rsidP="00F50D39">
            <w:pPr>
              <w:spacing w:before="100" w:beforeAutospacing="1" w:after="100" w:afterAutospacing="1"/>
              <w:rPr>
                <w:sz w:val="22"/>
                <w:szCs w:val="22"/>
              </w:rPr>
            </w:pPr>
            <w:r w:rsidRPr="00A10C06">
              <w:rPr>
                <w:sz w:val="22"/>
                <w:szCs w:val="22"/>
              </w:rPr>
              <w:t>Derived from SAE</w:t>
            </w:r>
          </w:p>
        </w:tc>
      </w:tr>
      <w:tr w:rsidR="00AE51B9" w:rsidRPr="00A10C06" w14:paraId="22FAC991" w14:textId="77777777" w:rsidTr="008A399F">
        <w:trPr>
          <w:tblCellSpacing w:w="15" w:type="dxa"/>
        </w:trPr>
        <w:tc>
          <w:tcPr>
            <w:tcW w:w="1277" w:type="dxa"/>
            <w:tcBorders>
              <w:top w:val="nil"/>
              <w:bottom w:val="nil"/>
            </w:tcBorders>
            <w:vAlign w:val="center"/>
            <w:hideMark/>
          </w:tcPr>
          <w:p w14:paraId="69D84426" w14:textId="77777777" w:rsidR="00AE51B9" w:rsidRPr="00A10C06" w:rsidRDefault="00AE51B9" w:rsidP="00F50D39">
            <w:pPr>
              <w:spacing w:before="100" w:beforeAutospacing="1" w:after="100" w:afterAutospacing="1"/>
              <w:rPr>
                <w:sz w:val="22"/>
                <w:szCs w:val="22"/>
              </w:rPr>
            </w:pPr>
            <w:r w:rsidRPr="00A10C06">
              <w:rPr>
                <w:b/>
                <w:bCs/>
                <w:sz w:val="22"/>
                <w:szCs w:val="22"/>
              </w:rPr>
              <w:t>Geography</w:t>
            </w:r>
          </w:p>
        </w:tc>
        <w:tc>
          <w:tcPr>
            <w:tcW w:w="2525" w:type="dxa"/>
            <w:tcBorders>
              <w:top w:val="nil"/>
              <w:bottom w:val="nil"/>
            </w:tcBorders>
            <w:vAlign w:val="center"/>
            <w:hideMark/>
          </w:tcPr>
          <w:p w14:paraId="28BB4E55" w14:textId="243BA207" w:rsidR="00AE51B9" w:rsidRPr="008A399F" w:rsidRDefault="00AE51B9" w:rsidP="00F50D39">
            <w:pPr>
              <w:spacing w:before="100" w:beforeAutospacing="1" w:after="100" w:afterAutospacing="1"/>
              <w:rPr>
                <w:sz w:val="22"/>
                <w:szCs w:val="22"/>
              </w:rPr>
            </w:pPr>
            <w:r w:rsidRPr="008A399F">
              <w:rPr>
                <w:sz w:val="22"/>
                <w:szCs w:val="22"/>
              </w:rPr>
              <w:t>Region/Departement</w:t>
            </w:r>
          </w:p>
        </w:tc>
        <w:tc>
          <w:tcPr>
            <w:tcW w:w="1749" w:type="dxa"/>
            <w:tcBorders>
              <w:top w:val="nil"/>
              <w:bottom w:val="nil"/>
            </w:tcBorders>
          </w:tcPr>
          <w:p w14:paraId="6848B7B5" w14:textId="3131741E" w:rsidR="008A399F" w:rsidRPr="008A399F" w:rsidRDefault="008A399F" w:rsidP="008A399F">
            <w:pPr>
              <w:pStyle w:val="p1"/>
              <w:rPr>
                <w:sz w:val="22"/>
                <w:szCs w:val="22"/>
              </w:rPr>
            </w:pPr>
            <w:r w:rsidRPr="008A399F">
              <w:rPr>
                <w:rStyle w:val="s1"/>
                <w:sz w:val="22"/>
                <w:szCs w:val="22"/>
              </w:rPr>
              <w:t xml:space="preserve">Accounts for </w:t>
            </w:r>
            <w:r w:rsidRPr="008A399F">
              <w:rPr>
                <w:sz w:val="22"/>
                <w:szCs w:val="22"/>
              </w:rPr>
              <w:t>regional effects and territorial disparities</w:t>
            </w:r>
          </w:p>
        </w:tc>
        <w:tc>
          <w:tcPr>
            <w:tcW w:w="2034" w:type="dxa"/>
            <w:tcBorders>
              <w:top w:val="nil"/>
              <w:bottom w:val="nil"/>
            </w:tcBorders>
            <w:vAlign w:val="center"/>
            <w:hideMark/>
          </w:tcPr>
          <w:p w14:paraId="34B8D544" w14:textId="77EA082E" w:rsidR="00AE51B9" w:rsidRPr="00A10C06" w:rsidRDefault="00AE51B9" w:rsidP="00F50D39">
            <w:pPr>
              <w:spacing w:before="100" w:beforeAutospacing="1" w:after="100" w:afterAutospacing="1"/>
              <w:rPr>
                <w:sz w:val="22"/>
                <w:szCs w:val="22"/>
              </w:rPr>
            </w:pPr>
            <w:r w:rsidRPr="00A10C06">
              <w:rPr>
                <w:sz w:val="22"/>
                <w:szCs w:val="22"/>
              </w:rPr>
              <w:t>Administrative region fixed effects</w:t>
            </w:r>
          </w:p>
        </w:tc>
        <w:tc>
          <w:tcPr>
            <w:tcW w:w="1251" w:type="dxa"/>
            <w:tcBorders>
              <w:top w:val="nil"/>
              <w:bottom w:val="nil"/>
            </w:tcBorders>
            <w:vAlign w:val="center"/>
            <w:hideMark/>
          </w:tcPr>
          <w:p w14:paraId="31DA68FF" w14:textId="77777777" w:rsidR="00AE51B9" w:rsidRPr="00A10C06" w:rsidRDefault="00AE51B9" w:rsidP="00F50D39">
            <w:pPr>
              <w:spacing w:before="100" w:beforeAutospacing="1" w:after="100" w:afterAutospacing="1"/>
              <w:rPr>
                <w:sz w:val="22"/>
                <w:szCs w:val="22"/>
              </w:rPr>
            </w:pPr>
            <w:r w:rsidRPr="00A10C06">
              <w:rPr>
                <w:sz w:val="22"/>
                <w:szCs w:val="22"/>
              </w:rPr>
              <w:t>SAE/FINESS</w:t>
            </w:r>
          </w:p>
        </w:tc>
      </w:tr>
      <w:tr w:rsidR="00AE51B9" w:rsidRPr="00A10C06" w14:paraId="4BFDF391" w14:textId="77777777" w:rsidTr="008A399F">
        <w:trPr>
          <w:tblCellSpacing w:w="15" w:type="dxa"/>
        </w:trPr>
        <w:tc>
          <w:tcPr>
            <w:tcW w:w="1277" w:type="dxa"/>
            <w:tcBorders>
              <w:top w:val="nil"/>
              <w:bottom w:val="single" w:sz="4" w:space="0" w:color="auto"/>
            </w:tcBorders>
            <w:vAlign w:val="center"/>
            <w:hideMark/>
          </w:tcPr>
          <w:p w14:paraId="0A138BBB" w14:textId="2601DAA6" w:rsidR="00AE51B9" w:rsidRPr="00A10C06" w:rsidRDefault="00AE51B9" w:rsidP="00F50D39">
            <w:pPr>
              <w:spacing w:before="100" w:beforeAutospacing="1" w:after="100" w:afterAutospacing="1"/>
              <w:rPr>
                <w:sz w:val="22"/>
                <w:szCs w:val="22"/>
              </w:rPr>
            </w:pPr>
          </w:p>
        </w:tc>
        <w:tc>
          <w:tcPr>
            <w:tcW w:w="2525" w:type="dxa"/>
            <w:tcBorders>
              <w:top w:val="nil"/>
              <w:bottom w:val="single" w:sz="4" w:space="0" w:color="auto"/>
            </w:tcBorders>
            <w:vAlign w:val="center"/>
            <w:hideMark/>
          </w:tcPr>
          <w:p w14:paraId="2AE4466C" w14:textId="77777777" w:rsidR="00AE51B9" w:rsidRPr="008A399F" w:rsidRDefault="00AE51B9" w:rsidP="00F50D39">
            <w:pPr>
              <w:spacing w:before="100" w:beforeAutospacing="1" w:after="100" w:afterAutospacing="1"/>
              <w:rPr>
                <w:sz w:val="22"/>
                <w:szCs w:val="22"/>
              </w:rPr>
            </w:pPr>
            <w:r w:rsidRPr="008A399F">
              <w:rPr>
                <w:sz w:val="22"/>
                <w:szCs w:val="22"/>
              </w:rPr>
              <w:t>urban_rural</w:t>
            </w:r>
          </w:p>
        </w:tc>
        <w:tc>
          <w:tcPr>
            <w:tcW w:w="1749" w:type="dxa"/>
            <w:tcBorders>
              <w:top w:val="nil"/>
              <w:bottom w:val="single" w:sz="4" w:space="0" w:color="auto"/>
            </w:tcBorders>
          </w:tcPr>
          <w:p w14:paraId="3CA7AA50" w14:textId="62C60333" w:rsidR="00AE51B9" w:rsidRPr="008A399F" w:rsidRDefault="008A399F" w:rsidP="008A399F">
            <w:pPr>
              <w:pStyle w:val="p1"/>
              <w:rPr>
                <w:sz w:val="22"/>
                <w:szCs w:val="22"/>
              </w:rPr>
            </w:pPr>
            <w:r w:rsidRPr="008A399F">
              <w:rPr>
                <w:rStyle w:val="s1"/>
                <w:sz w:val="22"/>
                <w:szCs w:val="22"/>
              </w:rPr>
              <w:t xml:space="preserve">Captures </w:t>
            </w:r>
            <w:r w:rsidRPr="008A399F">
              <w:rPr>
                <w:sz w:val="22"/>
                <w:szCs w:val="22"/>
              </w:rPr>
              <w:t>local context and accessibility</w:t>
            </w:r>
          </w:p>
        </w:tc>
        <w:tc>
          <w:tcPr>
            <w:tcW w:w="2034" w:type="dxa"/>
            <w:tcBorders>
              <w:top w:val="nil"/>
              <w:bottom w:val="single" w:sz="4" w:space="0" w:color="auto"/>
            </w:tcBorders>
            <w:vAlign w:val="center"/>
            <w:hideMark/>
          </w:tcPr>
          <w:p w14:paraId="126E6DA3" w14:textId="773162C9" w:rsidR="00AE51B9" w:rsidRPr="00A10C06" w:rsidRDefault="00AE51B9" w:rsidP="00F50D39">
            <w:pPr>
              <w:spacing w:before="100" w:beforeAutospacing="1" w:after="100" w:afterAutospacing="1"/>
              <w:rPr>
                <w:sz w:val="22"/>
                <w:szCs w:val="22"/>
              </w:rPr>
            </w:pPr>
            <w:r w:rsidRPr="00A10C06">
              <w:rPr>
                <w:sz w:val="22"/>
                <w:szCs w:val="22"/>
              </w:rPr>
              <w:t>Simple urban/rural indicator if readily matched</w:t>
            </w:r>
          </w:p>
        </w:tc>
        <w:tc>
          <w:tcPr>
            <w:tcW w:w="1251" w:type="dxa"/>
            <w:tcBorders>
              <w:top w:val="nil"/>
              <w:bottom w:val="single" w:sz="4" w:space="0" w:color="auto"/>
            </w:tcBorders>
            <w:vAlign w:val="center"/>
            <w:hideMark/>
          </w:tcPr>
          <w:p w14:paraId="3170B5DF" w14:textId="4DAA1CFB" w:rsidR="00AE51B9" w:rsidRPr="00A10C06" w:rsidRDefault="00AE51B9" w:rsidP="00F50D39">
            <w:pPr>
              <w:spacing w:before="100" w:beforeAutospacing="1" w:after="100" w:afterAutospacing="1"/>
              <w:rPr>
                <w:sz w:val="22"/>
                <w:szCs w:val="22"/>
              </w:rPr>
            </w:pPr>
            <w:r w:rsidRPr="00A10C06">
              <w:rPr>
                <w:sz w:val="22"/>
                <w:szCs w:val="22"/>
              </w:rPr>
              <w:t xml:space="preserve">INSEE </w:t>
            </w:r>
          </w:p>
        </w:tc>
      </w:tr>
    </w:tbl>
    <w:p w14:paraId="63D0C815" w14:textId="77777777" w:rsidR="00D21A10" w:rsidRDefault="00D21A10" w:rsidP="00876137">
      <w:pPr>
        <w:spacing w:before="240" w:after="240"/>
        <w:rPr>
          <w:rFonts w:eastAsia="Aptos" w:cs="Aptos"/>
        </w:rPr>
      </w:pPr>
    </w:p>
    <w:p w14:paraId="371ACC95" w14:textId="0D108514" w:rsidR="0090106F" w:rsidRPr="00877354" w:rsidRDefault="0090106F" w:rsidP="00FE03A7">
      <w:pPr>
        <w:pStyle w:val="Titre3"/>
      </w:pPr>
      <w:r w:rsidRPr="00877354">
        <w:rPr>
          <w:rStyle w:val="lev"/>
          <w:b w:val="0"/>
        </w:rPr>
        <w:t xml:space="preserve">5. Analytical </w:t>
      </w:r>
      <w:r w:rsidR="00C33EC7" w:rsidRPr="00877354">
        <w:rPr>
          <w:rStyle w:val="lev"/>
          <w:b w:val="0"/>
        </w:rPr>
        <w:t>Approach</w:t>
      </w:r>
    </w:p>
    <w:p w14:paraId="50C8B630" w14:textId="77777777" w:rsidR="00055575" w:rsidRPr="00877354" w:rsidRDefault="00055575" w:rsidP="00055575">
      <w:pPr>
        <w:rPr>
          <w:color w:val="0E0E0E"/>
          <w:sz w:val="22"/>
          <w:szCs w:val="22"/>
        </w:rPr>
      </w:pPr>
    </w:p>
    <w:p w14:paraId="7DDD7D35" w14:textId="22A365CB" w:rsidR="00055575" w:rsidRPr="00877354" w:rsidRDefault="00055575" w:rsidP="00877354">
      <w:pPr>
        <w:jc w:val="both"/>
        <w:rPr>
          <w:color w:val="0E0E0E"/>
          <w:sz w:val="22"/>
          <w:szCs w:val="22"/>
        </w:rPr>
      </w:pPr>
      <w:r w:rsidRPr="00877354">
        <w:rPr>
          <w:color w:val="0E0E0E"/>
          <w:sz w:val="22"/>
          <w:szCs w:val="22"/>
        </w:rPr>
        <w:t>The main cross-sectional analysis focuses on 2024, while 2014 provides a historical reference point for staffing evolution, and 2023 serves as a validation year for the EDCD and related datasets</w:t>
      </w:r>
      <w:r w:rsidR="00B15848">
        <w:rPr>
          <w:color w:val="0E0E0E"/>
          <w:sz w:val="22"/>
          <w:szCs w:val="22"/>
        </w:rPr>
        <w:t xml:space="preserve"> using R.</w:t>
      </w:r>
    </w:p>
    <w:p w14:paraId="7AA58181" w14:textId="31073DE0" w:rsidR="00F770D4" w:rsidRPr="00877354" w:rsidRDefault="00F770D4" w:rsidP="00877354">
      <w:pPr>
        <w:pStyle w:val="p1"/>
        <w:numPr>
          <w:ilvl w:val="0"/>
          <w:numId w:val="8"/>
        </w:numPr>
        <w:jc w:val="both"/>
        <w:rPr>
          <w:sz w:val="22"/>
          <w:szCs w:val="22"/>
        </w:rPr>
      </w:pPr>
      <w:r w:rsidRPr="00877354">
        <w:rPr>
          <w:b/>
          <w:sz w:val="22"/>
          <w:szCs w:val="22"/>
        </w:rPr>
        <w:t>Descriptive statistics (cross-sectional 2014 vs 2024)</w:t>
      </w:r>
    </w:p>
    <w:p w14:paraId="3A663D15" w14:textId="77777777" w:rsidR="00F770D4" w:rsidRPr="00877354" w:rsidRDefault="00F770D4" w:rsidP="00877354">
      <w:pPr>
        <w:pStyle w:val="p1"/>
        <w:numPr>
          <w:ilvl w:val="1"/>
          <w:numId w:val="8"/>
        </w:numPr>
        <w:jc w:val="both"/>
        <w:rPr>
          <w:sz w:val="22"/>
          <w:szCs w:val="22"/>
        </w:rPr>
      </w:pPr>
      <w:r w:rsidRPr="00877354">
        <w:rPr>
          <w:sz w:val="22"/>
          <w:szCs w:val="22"/>
        </w:rPr>
        <w:t>Distribution of staffing ratios by region and legal status.</w:t>
      </w:r>
    </w:p>
    <w:p w14:paraId="7F4214D5" w14:textId="0BD4DF68" w:rsidR="00F770D4" w:rsidRPr="00877354" w:rsidRDefault="00F770D4" w:rsidP="00877354">
      <w:pPr>
        <w:pStyle w:val="p1"/>
        <w:numPr>
          <w:ilvl w:val="1"/>
          <w:numId w:val="8"/>
        </w:numPr>
        <w:jc w:val="both"/>
        <w:rPr>
          <w:sz w:val="22"/>
          <w:szCs w:val="22"/>
        </w:rPr>
      </w:pPr>
      <w:r w:rsidRPr="00877354">
        <w:rPr>
          <w:sz w:val="22"/>
          <w:szCs w:val="22"/>
        </w:rPr>
        <w:t xml:space="preserve">Identify departments with lowest </w:t>
      </w:r>
      <w:r w:rsidRPr="00877354">
        <w:rPr>
          <w:rStyle w:val="lev"/>
          <w:sz w:val="22"/>
          <w:szCs w:val="22"/>
        </w:rPr>
        <w:t>doctor-to-visit ratios</w:t>
      </w:r>
      <w:r w:rsidRPr="00877354">
        <w:rPr>
          <w:sz w:val="22"/>
          <w:szCs w:val="22"/>
        </w:rPr>
        <w:t>.</w:t>
      </w:r>
    </w:p>
    <w:p w14:paraId="3397A7C5" w14:textId="77777777" w:rsidR="0090106F" w:rsidRPr="00877354" w:rsidRDefault="0090106F" w:rsidP="00877354">
      <w:pPr>
        <w:pStyle w:val="NormalWeb"/>
        <w:numPr>
          <w:ilvl w:val="0"/>
          <w:numId w:val="8"/>
        </w:numPr>
        <w:spacing w:before="100" w:beforeAutospacing="1" w:after="100" w:afterAutospacing="1"/>
        <w:jc w:val="both"/>
        <w:rPr>
          <w:sz w:val="22"/>
          <w:szCs w:val="22"/>
        </w:rPr>
      </w:pPr>
      <w:r w:rsidRPr="00877354">
        <w:rPr>
          <w:rStyle w:val="lev"/>
          <w:sz w:val="22"/>
          <w:szCs w:val="22"/>
        </w:rPr>
        <w:t>Validation of closure data:</w:t>
      </w:r>
    </w:p>
    <w:p w14:paraId="5C0BF31A" w14:textId="5EAACA50" w:rsidR="0090106F" w:rsidRPr="00877354" w:rsidRDefault="0090106F" w:rsidP="00877354">
      <w:pPr>
        <w:pStyle w:val="NormalWeb"/>
        <w:numPr>
          <w:ilvl w:val="1"/>
          <w:numId w:val="8"/>
        </w:numPr>
        <w:spacing w:before="100" w:beforeAutospacing="1" w:after="100" w:afterAutospacing="1"/>
        <w:jc w:val="both"/>
        <w:rPr>
          <w:sz w:val="22"/>
          <w:szCs w:val="22"/>
        </w:rPr>
      </w:pPr>
      <w:r w:rsidRPr="00877354">
        <w:rPr>
          <w:sz w:val="22"/>
          <w:szCs w:val="22"/>
        </w:rPr>
        <w:t xml:space="preserve">Cross-check </w:t>
      </w:r>
      <w:r w:rsidR="00503B6F" w:rsidRPr="00877354">
        <w:rPr>
          <w:sz w:val="22"/>
          <w:szCs w:val="22"/>
        </w:rPr>
        <w:t>EDCD-</w:t>
      </w:r>
      <w:r w:rsidRPr="00877354">
        <w:rPr>
          <w:sz w:val="22"/>
          <w:szCs w:val="22"/>
        </w:rPr>
        <w:t>LLM records with RPU daily volumes and Urgences 2023 survey.</w:t>
      </w:r>
    </w:p>
    <w:p w14:paraId="517A11AC" w14:textId="7EF9E8AC" w:rsidR="0090106F" w:rsidRPr="00877354" w:rsidRDefault="0090106F" w:rsidP="00877354">
      <w:pPr>
        <w:pStyle w:val="NormalWeb"/>
        <w:numPr>
          <w:ilvl w:val="1"/>
          <w:numId w:val="8"/>
        </w:numPr>
        <w:spacing w:before="100" w:beforeAutospacing="1" w:after="100" w:afterAutospacing="1"/>
        <w:jc w:val="both"/>
        <w:rPr>
          <w:sz w:val="22"/>
          <w:szCs w:val="22"/>
        </w:rPr>
      </w:pPr>
      <w:r w:rsidRPr="00877354">
        <w:rPr>
          <w:sz w:val="22"/>
          <w:szCs w:val="22"/>
        </w:rPr>
        <w:t xml:space="preserve">Evaluate </w:t>
      </w:r>
      <w:r w:rsidRPr="00877354">
        <w:rPr>
          <w:rStyle w:val="lev"/>
          <w:sz w:val="22"/>
          <w:szCs w:val="22"/>
        </w:rPr>
        <w:t>exhaustiveness</w:t>
      </w:r>
      <w:r w:rsidRPr="00877354">
        <w:rPr>
          <w:sz w:val="22"/>
          <w:szCs w:val="22"/>
        </w:rPr>
        <w:t xml:space="preserve"> (coverage) and </w:t>
      </w:r>
      <w:r w:rsidRPr="00877354">
        <w:rPr>
          <w:rStyle w:val="lev"/>
          <w:sz w:val="22"/>
          <w:szCs w:val="22"/>
        </w:rPr>
        <w:t>error rate</w:t>
      </w:r>
      <w:r w:rsidRPr="00877354">
        <w:rPr>
          <w:sz w:val="22"/>
          <w:szCs w:val="22"/>
        </w:rPr>
        <w:t xml:space="preserve"> (false</w:t>
      </w:r>
      <w:r w:rsidR="0056131A" w:rsidRPr="00877354">
        <w:rPr>
          <w:sz w:val="22"/>
          <w:szCs w:val="22"/>
        </w:rPr>
        <w:t xml:space="preserve"> </w:t>
      </w:r>
      <w:r w:rsidRPr="00877354">
        <w:rPr>
          <w:sz w:val="22"/>
          <w:szCs w:val="22"/>
        </w:rPr>
        <w:t>positives/negatives).</w:t>
      </w:r>
    </w:p>
    <w:p w14:paraId="5304DC88" w14:textId="77777777" w:rsidR="0090106F" w:rsidRPr="00877354" w:rsidRDefault="0090106F" w:rsidP="00877354">
      <w:pPr>
        <w:pStyle w:val="NormalWeb"/>
        <w:numPr>
          <w:ilvl w:val="0"/>
          <w:numId w:val="8"/>
        </w:numPr>
        <w:spacing w:before="100" w:beforeAutospacing="1" w:after="100" w:afterAutospacing="1"/>
        <w:jc w:val="both"/>
        <w:rPr>
          <w:sz w:val="22"/>
          <w:szCs w:val="22"/>
        </w:rPr>
      </w:pPr>
      <w:r w:rsidRPr="00877354">
        <w:rPr>
          <w:rStyle w:val="lev"/>
          <w:sz w:val="22"/>
          <w:szCs w:val="22"/>
        </w:rPr>
        <w:t>Exploratory correlation / risk analysis:</w:t>
      </w:r>
    </w:p>
    <w:p w14:paraId="7C8D4091" w14:textId="7BAA6289" w:rsidR="0090106F" w:rsidRPr="00877354" w:rsidRDefault="0090106F" w:rsidP="00877354">
      <w:pPr>
        <w:pStyle w:val="NormalWeb"/>
        <w:numPr>
          <w:ilvl w:val="1"/>
          <w:numId w:val="8"/>
        </w:numPr>
        <w:spacing w:before="100" w:beforeAutospacing="1" w:after="100" w:afterAutospacing="1"/>
        <w:jc w:val="both"/>
        <w:rPr>
          <w:sz w:val="22"/>
          <w:szCs w:val="22"/>
        </w:rPr>
      </w:pPr>
      <w:commentRangeStart w:id="18"/>
      <w:r w:rsidRPr="00877354">
        <w:rPr>
          <w:sz w:val="22"/>
          <w:szCs w:val="22"/>
        </w:rPr>
        <w:t xml:space="preserve">Assess whether low staffing </w:t>
      </w:r>
      <w:r w:rsidRPr="00877354">
        <w:rPr>
          <w:b/>
          <w:sz w:val="22"/>
          <w:szCs w:val="22"/>
        </w:rPr>
        <w:t>correlates</w:t>
      </w:r>
      <w:r w:rsidRPr="00877354">
        <w:rPr>
          <w:sz w:val="22"/>
          <w:szCs w:val="22"/>
        </w:rPr>
        <w:t xml:space="preserve"> with higher probability of closure.</w:t>
      </w:r>
      <w:commentRangeEnd w:id="18"/>
      <w:r w:rsidR="00127E47" w:rsidRPr="00877354">
        <w:rPr>
          <w:rStyle w:val="Marquedecommentaire"/>
          <w:sz w:val="22"/>
          <w:szCs w:val="22"/>
        </w:rPr>
        <w:commentReference w:id="18"/>
      </w:r>
    </w:p>
    <w:p w14:paraId="51F301D8" w14:textId="77777777" w:rsidR="0090106F" w:rsidRPr="00877354" w:rsidRDefault="0090106F" w:rsidP="00877354">
      <w:pPr>
        <w:pStyle w:val="NormalWeb"/>
        <w:numPr>
          <w:ilvl w:val="1"/>
          <w:numId w:val="8"/>
        </w:numPr>
        <w:spacing w:before="100" w:beforeAutospacing="1" w:after="100" w:afterAutospacing="1"/>
        <w:jc w:val="both"/>
        <w:rPr>
          <w:sz w:val="22"/>
          <w:szCs w:val="22"/>
        </w:rPr>
      </w:pPr>
      <w:commentRangeStart w:id="19"/>
      <w:r w:rsidRPr="00877354">
        <w:rPr>
          <w:sz w:val="22"/>
          <w:szCs w:val="22"/>
        </w:rPr>
        <w:t>If not, test other risk factors (legal status, geography).</w:t>
      </w:r>
      <w:commentRangeEnd w:id="19"/>
      <w:r w:rsidR="00082B2A" w:rsidRPr="00877354">
        <w:rPr>
          <w:rStyle w:val="Marquedecommentaire"/>
          <w:sz w:val="22"/>
          <w:szCs w:val="22"/>
        </w:rPr>
        <w:commentReference w:id="19"/>
      </w:r>
    </w:p>
    <w:p w14:paraId="729AAF61" w14:textId="0E1803F2" w:rsidR="0090106F" w:rsidRPr="00877354" w:rsidRDefault="0090106F" w:rsidP="00877354">
      <w:pPr>
        <w:pStyle w:val="NormalWeb"/>
        <w:numPr>
          <w:ilvl w:val="1"/>
          <w:numId w:val="8"/>
        </w:numPr>
        <w:spacing w:before="100" w:beforeAutospacing="1" w:after="100" w:afterAutospacing="1"/>
        <w:jc w:val="both"/>
        <w:rPr>
          <w:sz w:val="22"/>
          <w:szCs w:val="22"/>
        </w:rPr>
      </w:pPr>
      <w:r w:rsidRPr="00877354">
        <w:rPr>
          <w:sz w:val="22"/>
          <w:szCs w:val="22"/>
        </w:rPr>
        <w:t xml:space="preserve">Possible models: logistic or probit regressions, descriptive cross-tabs, </w:t>
      </w:r>
      <w:r w:rsidR="00B55593" w:rsidRPr="00877354">
        <w:rPr>
          <w:sz w:val="22"/>
          <w:szCs w:val="22"/>
        </w:rPr>
        <w:t>and/</w:t>
      </w:r>
      <w:r w:rsidRPr="00877354">
        <w:rPr>
          <w:sz w:val="22"/>
          <w:szCs w:val="22"/>
        </w:rPr>
        <w:t>or clustering of high-risk areas</w:t>
      </w:r>
      <w:r w:rsidR="00B55593" w:rsidRPr="00877354">
        <w:rPr>
          <w:sz w:val="22"/>
          <w:szCs w:val="22"/>
        </w:rPr>
        <w:t xml:space="preserve"> (if time allows it)</w:t>
      </w:r>
      <w:r w:rsidRPr="00877354">
        <w:rPr>
          <w:sz w:val="22"/>
          <w:szCs w:val="22"/>
        </w:rPr>
        <w:t>.</w:t>
      </w:r>
    </w:p>
    <w:p w14:paraId="33471C5E" w14:textId="77777777" w:rsidR="0090106F" w:rsidRPr="00877354" w:rsidRDefault="0090106F" w:rsidP="00877354">
      <w:pPr>
        <w:pStyle w:val="NormalWeb"/>
        <w:numPr>
          <w:ilvl w:val="0"/>
          <w:numId w:val="8"/>
        </w:numPr>
        <w:spacing w:before="100" w:beforeAutospacing="1" w:after="100" w:afterAutospacing="1"/>
        <w:jc w:val="both"/>
        <w:rPr>
          <w:sz w:val="22"/>
          <w:szCs w:val="22"/>
        </w:rPr>
      </w:pPr>
      <w:r w:rsidRPr="00877354">
        <w:rPr>
          <w:rStyle w:val="lev"/>
          <w:sz w:val="22"/>
          <w:szCs w:val="22"/>
        </w:rPr>
        <w:lastRenderedPageBreak/>
        <w:t>Visualization &amp; communication:</w:t>
      </w:r>
    </w:p>
    <w:p w14:paraId="4A180CDA" w14:textId="77777777" w:rsidR="0090106F" w:rsidRPr="00877354" w:rsidRDefault="0090106F" w:rsidP="00877354">
      <w:pPr>
        <w:pStyle w:val="NormalWeb"/>
        <w:numPr>
          <w:ilvl w:val="1"/>
          <w:numId w:val="8"/>
        </w:numPr>
        <w:spacing w:before="100" w:beforeAutospacing="1" w:after="100" w:afterAutospacing="1"/>
        <w:jc w:val="both"/>
        <w:rPr>
          <w:sz w:val="22"/>
          <w:szCs w:val="22"/>
        </w:rPr>
      </w:pPr>
      <w:r w:rsidRPr="00877354">
        <w:rPr>
          <w:sz w:val="22"/>
          <w:szCs w:val="22"/>
        </w:rPr>
        <w:t>Produce regional dashboards/maps (doctor ratios, closures, regulations).</w:t>
      </w:r>
    </w:p>
    <w:p w14:paraId="17B1E4B5" w14:textId="77777777" w:rsidR="0090106F" w:rsidRPr="00877354" w:rsidRDefault="0090106F" w:rsidP="00877354">
      <w:pPr>
        <w:pStyle w:val="NormalWeb"/>
        <w:numPr>
          <w:ilvl w:val="1"/>
          <w:numId w:val="8"/>
        </w:numPr>
        <w:spacing w:before="100" w:beforeAutospacing="1" w:after="100" w:afterAutospacing="1"/>
        <w:jc w:val="both"/>
        <w:rPr>
          <w:sz w:val="22"/>
          <w:szCs w:val="22"/>
        </w:rPr>
      </w:pPr>
      <w:r w:rsidRPr="00877354">
        <w:rPr>
          <w:sz w:val="22"/>
          <w:szCs w:val="22"/>
        </w:rPr>
        <w:t>Summaries by region, sector, and year.</w:t>
      </w:r>
    </w:p>
    <w:p w14:paraId="2B00390C" w14:textId="77777777" w:rsidR="00627207" w:rsidRPr="00877354" w:rsidRDefault="00627207" w:rsidP="00877354">
      <w:pPr>
        <w:pStyle w:val="Titre3"/>
        <w:jc w:val="both"/>
      </w:pPr>
      <w:r w:rsidRPr="00877354">
        <w:rPr>
          <w:rStyle w:val="lev"/>
          <w:b w:val="0"/>
        </w:rPr>
        <w:t>6. Expected Deliverables</w:t>
      </w:r>
    </w:p>
    <w:p w14:paraId="4C10BFFD" w14:textId="1B5944C1" w:rsidR="000B48CA" w:rsidRPr="00877354" w:rsidRDefault="00627207" w:rsidP="00877354">
      <w:pPr>
        <w:pStyle w:val="p1"/>
        <w:numPr>
          <w:ilvl w:val="0"/>
          <w:numId w:val="17"/>
        </w:numPr>
        <w:jc w:val="both"/>
        <w:rPr>
          <w:sz w:val="22"/>
          <w:szCs w:val="22"/>
        </w:rPr>
      </w:pPr>
      <w:r w:rsidRPr="00877354">
        <w:rPr>
          <w:rStyle w:val="lev"/>
          <w:sz w:val="22"/>
          <w:szCs w:val="22"/>
        </w:rPr>
        <w:t>October 2025:</w:t>
      </w:r>
      <w:r w:rsidRPr="00877354">
        <w:rPr>
          <w:sz w:val="22"/>
          <w:szCs w:val="22"/>
        </w:rPr>
        <w:t xml:space="preserve"> </w:t>
      </w:r>
      <w:r w:rsidR="00F60B59" w:rsidRPr="00877354">
        <w:rPr>
          <w:sz w:val="22"/>
          <w:szCs w:val="22"/>
        </w:rPr>
        <w:t>Analytical and methodological scoping</w:t>
      </w:r>
      <w:r w:rsidR="000B48CA" w:rsidRPr="00877354">
        <w:rPr>
          <w:sz w:val="22"/>
          <w:szCs w:val="22"/>
        </w:rPr>
        <w:t xml:space="preserve"> </w:t>
      </w:r>
      <w:r w:rsidR="00F60B59" w:rsidRPr="00877354">
        <w:rPr>
          <w:sz w:val="22"/>
          <w:szCs w:val="22"/>
        </w:rPr>
        <w:t>p</w:t>
      </w:r>
      <w:r w:rsidR="000B48CA" w:rsidRPr="00877354">
        <w:rPr>
          <w:sz w:val="22"/>
          <w:szCs w:val="22"/>
        </w:rPr>
        <w:t>lan.</w:t>
      </w:r>
    </w:p>
    <w:p w14:paraId="2C3AAFAC" w14:textId="52683339" w:rsidR="000B48CA" w:rsidRPr="00877354" w:rsidRDefault="00627207" w:rsidP="00877354">
      <w:pPr>
        <w:pStyle w:val="p1"/>
        <w:numPr>
          <w:ilvl w:val="0"/>
          <w:numId w:val="17"/>
        </w:numPr>
        <w:jc w:val="both"/>
        <w:rPr>
          <w:sz w:val="22"/>
          <w:szCs w:val="22"/>
        </w:rPr>
      </w:pPr>
      <w:r w:rsidRPr="00877354">
        <w:rPr>
          <w:rStyle w:val="lev"/>
          <w:sz w:val="22"/>
          <w:szCs w:val="22"/>
        </w:rPr>
        <w:t>January 2026:</w:t>
      </w:r>
      <w:r w:rsidRPr="00877354">
        <w:rPr>
          <w:sz w:val="22"/>
          <w:szCs w:val="22"/>
        </w:rPr>
        <w:t xml:space="preserve"> Interim presentation with preliminary descriptive findings</w:t>
      </w:r>
      <w:r w:rsidR="00744522">
        <w:rPr>
          <w:sz w:val="22"/>
          <w:szCs w:val="22"/>
        </w:rPr>
        <w:t xml:space="preserve"> and </w:t>
      </w:r>
      <w:r w:rsidR="0027595A">
        <w:rPr>
          <w:sz w:val="22"/>
          <w:szCs w:val="22"/>
        </w:rPr>
        <w:t xml:space="preserve">an overview of the </w:t>
      </w:r>
      <w:r w:rsidR="00744522">
        <w:rPr>
          <w:sz w:val="22"/>
          <w:szCs w:val="22"/>
        </w:rPr>
        <w:t>EDCD.</w:t>
      </w:r>
    </w:p>
    <w:p w14:paraId="380C86DF" w14:textId="67C4ED1B" w:rsidR="00627207" w:rsidRPr="00877354" w:rsidRDefault="00627207" w:rsidP="00877354">
      <w:pPr>
        <w:pStyle w:val="p1"/>
        <w:numPr>
          <w:ilvl w:val="0"/>
          <w:numId w:val="17"/>
        </w:numPr>
        <w:jc w:val="both"/>
        <w:rPr>
          <w:sz w:val="22"/>
          <w:szCs w:val="22"/>
        </w:rPr>
      </w:pPr>
      <w:r w:rsidRPr="00877354">
        <w:rPr>
          <w:rStyle w:val="lev"/>
          <w:sz w:val="22"/>
          <w:szCs w:val="22"/>
        </w:rPr>
        <w:t>April 2026:</w:t>
      </w:r>
      <w:r w:rsidRPr="00877354">
        <w:rPr>
          <w:sz w:val="22"/>
          <w:szCs w:val="22"/>
        </w:rPr>
        <w:t xml:space="preserve"> </w:t>
      </w:r>
      <w:r w:rsidR="001D2B99">
        <w:rPr>
          <w:sz w:val="22"/>
          <w:szCs w:val="22"/>
        </w:rPr>
        <w:t>Final p</w:t>
      </w:r>
      <w:r w:rsidR="009F7CE5">
        <w:rPr>
          <w:sz w:val="22"/>
          <w:szCs w:val="22"/>
        </w:rPr>
        <w:t>resentation</w:t>
      </w:r>
      <w:r w:rsidR="0027595A">
        <w:rPr>
          <w:sz w:val="22"/>
          <w:szCs w:val="22"/>
        </w:rPr>
        <w:t xml:space="preserve"> with findings</w:t>
      </w:r>
      <w:r w:rsidR="009F7CE5">
        <w:rPr>
          <w:sz w:val="22"/>
          <w:szCs w:val="22"/>
        </w:rPr>
        <w:t xml:space="preserve">, </w:t>
      </w:r>
      <w:r w:rsidR="006A76AC">
        <w:rPr>
          <w:sz w:val="22"/>
          <w:szCs w:val="22"/>
        </w:rPr>
        <w:t xml:space="preserve">and the </w:t>
      </w:r>
      <w:r w:rsidR="001044C2">
        <w:rPr>
          <w:sz w:val="22"/>
          <w:szCs w:val="22"/>
        </w:rPr>
        <w:t>repository</w:t>
      </w:r>
      <w:r w:rsidR="00C90EBF">
        <w:rPr>
          <w:sz w:val="22"/>
          <w:szCs w:val="22"/>
        </w:rPr>
        <w:t xml:space="preserve"> with R and Python codes</w:t>
      </w:r>
      <w:r w:rsidRPr="00877354">
        <w:rPr>
          <w:sz w:val="22"/>
          <w:szCs w:val="22"/>
        </w:rPr>
        <w:t>, and</w:t>
      </w:r>
      <w:r w:rsidR="001D2B99">
        <w:rPr>
          <w:sz w:val="22"/>
          <w:szCs w:val="22"/>
        </w:rPr>
        <w:t xml:space="preserve"> </w:t>
      </w:r>
      <w:r w:rsidR="006A76AC">
        <w:rPr>
          <w:sz w:val="22"/>
          <w:szCs w:val="22"/>
        </w:rPr>
        <w:t xml:space="preserve">their </w:t>
      </w:r>
      <w:r w:rsidR="001D2B99">
        <w:rPr>
          <w:sz w:val="22"/>
          <w:szCs w:val="22"/>
        </w:rPr>
        <w:t>technical</w:t>
      </w:r>
      <w:r w:rsidRPr="00877354">
        <w:rPr>
          <w:sz w:val="22"/>
          <w:szCs w:val="22"/>
        </w:rPr>
        <w:t xml:space="preserve"> documentation.</w:t>
      </w:r>
    </w:p>
    <w:p w14:paraId="0FF62BB2" w14:textId="77777777" w:rsidR="00F83964" w:rsidRPr="00FE03A7" w:rsidRDefault="00F83964" w:rsidP="00FE03A7">
      <w:pPr>
        <w:pStyle w:val="Titre3"/>
      </w:pPr>
    </w:p>
    <w:p w14:paraId="172743E5" w14:textId="77777777" w:rsidR="00AB54F7" w:rsidRPr="00FE03A7" w:rsidRDefault="00AB54F7" w:rsidP="00FE03A7">
      <w:pPr>
        <w:pStyle w:val="Titre3"/>
      </w:pPr>
      <w:r w:rsidRPr="00FE03A7">
        <w:rPr>
          <w:rStyle w:val="lev"/>
          <w:b w:val="0"/>
          <w:bCs w:val="0"/>
        </w:rPr>
        <w:t>7. Timeline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1153"/>
        <w:gridCol w:w="3868"/>
        <w:gridCol w:w="1943"/>
      </w:tblGrid>
      <w:tr w:rsidR="00877354" w:rsidRPr="00877354" w14:paraId="4A26018D" w14:textId="77777777" w:rsidTr="00111C72">
        <w:trPr>
          <w:tblHeader/>
          <w:tblCellSpacing w:w="15" w:type="dxa"/>
        </w:trPr>
        <w:tc>
          <w:tcPr>
            <w:tcW w:w="0" w:type="auto"/>
            <w:tcBorders>
              <w:top w:val="single" w:sz="4" w:space="0" w:color="auto"/>
              <w:bottom w:val="single" w:sz="4" w:space="0" w:color="auto"/>
            </w:tcBorders>
            <w:vAlign w:val="center"/>
            <w:hideMark/>
          </w:tcPr>
          <w:p w14:paraId="58645E24" w14:textId="77777777" w:rsidR="00AB54F7" w:rsidRPr="00877354" w:rsidRDefault="00AB54F7">
            <w:pPr>
              <w:jc w:val="center"/>
              <w:rPr>
                <w:b/>
                <w:bCs/>
                <w:sz w:val="22"/>
                <w:szCs w:val="22"/>
              </w:rPr>
            </w:pPr>
            <w:r w:rsidRPr="00877354">
              <w:rPr>
                <w:b/>
                <w:bCs/>
                <w:sz w:val="22"/>
                <w:szCs w:val="22"/>
              </w:rPr>
              <w:t>Phase</w:t>
            </w:r>
          </w:p>
        </w:tc>
        <w:tc>
          <w:tcPr>
            <w:tcW w:w="0" w:type="auto"/>
            <w:tcBorders>
              <w:top w:val="single" w:sz="4" w:space="0" w:color="auto"/>
              <w:bottom w:val="single" w:sz="4" w:space="0" w:color="auto"/>
            </w:tcBorders>
            <w:vAlign w:val="center"/>
            <w:hideMark/>
          </w:tcPr>
          <w:p w14:paraId="1D7C6807" w14:textId="77777777" w:rsidR="00AB54F7" w:rsidRPr="00877354" w:rsidRDefault="00AB54F7">
            <w:pPr>
              <w:jc w:val="center"/>
              <w:rPr>
                <w:b/>
                <w:bCs/>
                <w:sz w:val="22"/>
                <w:szCs w:val="22"/>
              </w:rPr>
            </w:pPr>
            <w:r w:rsidRPr="00877354">
              <w:rPr>
                <w:b/>
                <w:bCs/>
                <w:sz w:val="22"/>
                <w:szCs w:val="22"/>
              </w:rPr>
              <w:t>Period</w:t>
            </w:r>
          </w:p>
        </w:tc>
        <w:tc>
          <w:tcPr>
            <w:tcW w:w="0" w:type="auto"/>
            <w:tcBorders>
              <w:top w:val="single" w:sz="4" w:space="0" w:color="auto"/>
              <w:bottom w:val="single" w:sz="4" w:space="0" w:color="auto"/>
            </w:tcBorders>
            <w:vAlign w:val="center"/>
            <w:hideMark/>
          </w:tcPr>
          <w:p w14:paraId="48AFA7B7" w14:textId="77777777" w:rsidR="00AB54F7" w:rsidRPr="00877354" w:rsidRDefault="00AB54F7">
            <w:pPr>
              <w:jc w:val="center"/>
              <w:rPr>
                <w:b/>
                <w:bCs/>
                <w:sz w:val="22"/>
                <w:szCs w:val="22"/>
              </w:rPr>
            </w:pPr>
            <w:r w:rsidRPr="00877354">
              <w:rPr>
                <w:b/>
                <w:bCs/>
                <w:sz w:val="22"/>
                <w:szCs w:val="22"/>
              </w:rPr>
              <w:t>Objectives</w:t>
            </w:r>
          </w:p>
        </w:tc>
        <w:tc>
          <w:tcPr>
            <w:tcW w:w="0" w:type="auto"/>
            <w:tcBorders>
              <w:top w:val="single" w:sz="4" w:space="0" w:color="auto"/>
              <w:bottom w:val="single" w:sz="4" w:space="0" w:color="auto"/>
            </w:tcBorders>
            <w:vAlign w:val="center"/>
            <w:hideMark/>
          </w:tcPr>
          <w:p w14:paraId="15C1E2C9" w14:textId="77777777" w:rsidR="00AB54F7" w:rsidRPr="00877354" w:rsidRDefault="00AB54F7">
            <w:pPr>
              <w:jc w:val="center"/>
              <w:rPr>
                <w:b/>
                <w:bCs/>
                <w:sz w:val="22"/>
                <w:szCs w:val="22"/>
              </w:rPr>
            </w:pPr>
            <w:r w:rsidRPr="00877354">
              <w:rPr>
                <w:b/>
                <w:bCs/>
                <w:sz w:val="22"/>
                <w:szCs w:val="22"/>
              </w:rPr>
              <w:t>Outputs</w:t>
            </w:r>
          </w:p>
        </w:tc>
      </w:tr>
      <w:tr w:rsidR="006D56F7" w:rsidRPr="00877354" w14:paraId="51B69B4A" w14:textId="77777777" w:rsidTr="00111C72">
        <w:trPr>
          <w:tblCellSpacing w:w="15" w:type="dxa"/>
        </w:trPr>
        <w:tc>
          <w:tcPr>
            <w:tcW w:w="0" w:type="auto"/>
            <w:vAlign w:val="center"/>
            <w:hideMark/>
          </w:tcPr>
          <w:p w14:paraId="2F165178" w14:textId="77777777" w:rsidR="00AB54F7" w:rsidRPr="00877354" w:rsidRDefault="00AB54F7">
            <w:pPr>
              <w:rPr>
                <w:sz w:val="22"/>
                <w:szCs w:val="22"/>
              </w:rPr>
            </w:pPr>
            <w:r w:rsidRPr="00877354">
              <w:rPr>
                <w:rStyle w:val="lev"/>
                <w:sz w:val="22"/>
                <w:szCs w:val="22"/>
              </w:rPr>
              <w:t>Kick-off &amp; scoping</w:t>
            </w:r>
          </w:p>
        </w:tc>
        <w:tc>
          <w:tcPr>
            <w:tcW w:w="0" w:type="auto"/>
            <w:vAlign w:val="center"/>
            <w:hideMark/>
          </w:tcPr>
          <w:p w14:paraId="06403ADE" w14:textId="77777777" w:rsidR="00AB54F7" w:rsidRPr="00877354" w:rsidRDefault="00AB54F7">
            <w:pPr>
              <w:rPr>
                <w:sz w:val="22"/>
                <w:szCs w:val="22"/>
              </w:rPr>
            </w:pPr>
            <w:r w:rsidRPr="00877354">
              <w:rPr>
                <w:sz w:val="22"/>
                <w:szCs w:val="22"/>
              </w:rPr>
              <w:t>Oct 2025</w:t>
            </w:r>
          </w:p>
        </w:tc>
        <w:tc>
          <w:tcPr>
            <w:tcW w:w="0" w:type="auto"/>
            <w:vAlign w:val="center"/>
            <w:hideMark/>
          </w:tcPr>
          <w:p w14:paraId="691F1B0E" w14:textId="77777777" w:rsidR="00AB54F7" w:rsidRPr="00877354" w:rsidRDefault="00AB54F7">
            <w:pPr>
              <w:rPr>
                <w:sz w:val="22"/>
                <w:szCs w:val="22"/>
              </w:rPr>
            </w:pPr>
            <w:r w:rsidRPr="00877354">
              <w:rPr>
                <w:sz w:val="22"/>
                <w:szCs w:val="22"/>
              </w:rPr>
              <w:t>Confirm research scope and data access</w:t>
            </w:r>
          </w:p>
        </w:tc>
        <w:tc>
          <w:tcPr>
            <w:tcW w:w="0" w:type="auto"/>
            <w:vAlign w:val="center"/>
            <w:hideMark/>
          </w:tcPr>
          <w:p w14:paraId="695DE211" w14:textId="77777777" w:rsidR="00AB54F7" w:rsidRPr="00877354" w:rsidRDefault="00AB54F7">
            <w:pPr>
              <w:rPr>
                <w:sz w:val="22"/>
                <w:szCs w:val="22"/>
              </w:rPr>
            </w:pPr>
            <w:r w:rsidRPr="00877354">
              <w:rPr>
                <w:sz w:val="22"/>
                <w:szCs w:val="22"/>
              </w:rPr>
              <w:t>Meeting summary</w:t>
            </w:r>
          </w:p>
        </w:tc>
      </w:tr>
      <w:tr w:rsidR="006D56F7" w:rsidRPr="00877354" w14:paraId="01728AA8" w14:textId="77777777" w:rsidTr="00111C72">
        <w:trPr>
          <w:tblCellSpacing w:w="15" w:type="dxa"/>
        </w:trPr>
        <w:tc>
          <w:tcPr>
            <w:tcW w:w="0" w:type="auto"/>
            <w:vAlign w:val="center"/>
            <w:hideMark/>
          </w:tcPr>
          <w:p w14:paraId="65703C0C" w14:textId="6A7F0E95" w:rsidR="00AB54F7" w:rsidRPr="00877354" w:rsidRDefault="00AB54F7">
            <w:pPr>
              <w:rPr>
                <w:sz w:val="22"/>
                <w:szCs w:val="22"/>
              </w:rPr>
            </w:pPr>
            <w:r w:rsidRPr="00877354">
              <w:rPr>
                <w:rStyle w:val="lev"/>
                <w:sz w:val="22"/>
                <w:szCs w:val="22"/>
              </w:rPr>
              <w:t xml:space="preserve">Data </w:t>
            </w:r>
            <w:r w:rsidR="003F170C" w:rsidRPr="00877354">
              <w:rPr>
                <w:rStyle w:val="lev"/>
                <w:sz w:val="22"/>
                <w:szCs w:val="22"/>
              </w:rPr>
              <w:t>collection</w:t>
            </w:r>
            <w:r w:rsidRPr="00877354">
              <w:rPr>
                <w:rStyle w:val="lev"/>
                <w:sz w:val="22"/>
                <w:szCs w:val="22"/>
              </w:rPr>
              <w:t xml:space="preserve"> &amp; cleaning</w:t>
            </w:r>
          </w:p>
        </w:tc>
        <w:tc>
          <w:tcPr>
            <w:tcW w:w="0" w:type="auto"/>
            <w:vAlign w:val="center"/>
            <w:hideMark/>
          </w:tcPr>
          <w:p w14:paraId="1DBC9438" w14:textId="69DE7500" w:rsidR="00AB54F7" w:rsidRPr="00877354" w:rsidRDefault="0032268D">
            <w:pPr>
              <w:rPr>
                <w:sz w:val="22"/>
                <w:szCs w:val="22"/>
              </w:rPr>
            </w:pPr>
            <w:r>
              <w:rPr>
                <w:sz w:val="22"/>
                <w:szCs w:val="22"/>
              </w:rPr>
              <w:t xml:space="preserve">Nov - </w:t>
            </w:r>
            <w:r w:rsidR="00AB54F7" w:rsidRPr="00877354">
              <w:rPr>
                <w:sz w:val="22"/>
                <w:szCs w:val="22"/>
              </w:rPr>
              <w:t>Dec 2025</w:t>
            </w:r>
          </w:p>
        </w:tc>
        <w:tc>
          <w:tcPr>
            <w:tcW w:w="0" w:type="auto"/>
            <w:vAlign w:val="center"/>
            <w:hideMark/>
          </w:tcPr>
          <w:p w14:paraId="668EE57C" w14:textId="77777777" w:rsidR="00AB54F7" w:rsidRPr="00877354" w:rsidRDefault="00AB54F7">
            <w:pPr>
              <w:rPr>
                <w:sz w:val="22"/>
                <w:szCs w:val="22"/>
              </w:rPr>
            </w:pPr>
            <w:r w:rsidRPr="00877354">
              <w:rPr>
                <w:sz w:val="22"/>
                <w:szCs w:val="22"/>
              </w:rPr>
              <w:t>Gather SAE / Urgences / ARS data; start LLM extraction</w:t>
            </w:r>
          </w:p>
        </w:tc>
        <w:tc>
          <w:tcPr>
            <w:tcW w:w="0" w:type="auto"/>
            <w:vAlign w:val="center"/>
            <w:hideMark/>
          </w:tcPr>
          <w:p w14:paraId="1306A848" w14:textId="77777777" w:rsidR="00AB54F7" w:rsidRPr="00877354" w:rsidRDefault="00AB54F7">
            <w:pPr>
              <w:rPr>
                <w:sz w:val="22"/>
                <w:szCs w:val="22"/>
              </w:rPr>
            </w:pPr>
            <w:r w:rsidRPr="00877354">
              <w:rPr>
                <w:sz w:val="22"/>
                <w:szCs w:val="22"/>
              </w:rPr>
              <w:t>Cleaned datasets</w:t>
            </w:r>
          </w:p>
        </w:tc>
      </w:tr>
      <w:tr w:rsidR="006D56F7" w:rsidRPr="00877354" w14:paraId="569E14DD" w14:textId="77777777" w:rsidTr="00111C72">
        <w:trPr>
          <w:tblCellSpacing w:w="15" w:type="dxa"/>
        </w:trPr>
        <w:tc>
          <w:tcPr>
            <w:tcW w:w="0" w:type="auto"/>
            <w:vAlign w:val="center"/>
            <w:hideMark/>
          </w:tcPr>
          <w:p w14:paraId="223E00DC" w14:textId="77777777" w:rsidR="00AB54F7" w:rsidRPr="00877354" w:rsidRDefault="00AB54F7">
            <w:pPr>
              <w:rPr>
                <w:sz w:val="22"/>
                <w:szCs w:val="22"/>
              </w:rPr>
            </w:pPr>
            <w:r w:rsidRPr="00877354">
              <w:rPr>
                <w:rStyle w:val="lev"/>
                <w:sz w:val="22"/>
                <w:szCs w:val="22"/>
              </w:rPr>
              <w:t>Intermediate analysis</w:t>
            </w:r>
          </w:p>
        </w:tc>
        <w:tc>
          <w:tcPr>
            <w:tcW w:w="0" w:type="auto"/>
            <w:vAlign w:val="center"/>
            <w:hideMark/>
          </w:tcPr>
          <w:p w14:paraId="3FB3C9BF" w14:textId="77DA6D1C" w:rsidR="00AB54F7" w:rsidRPr="00877354" w:rsidRDefault="00AB54F7">
            <w:pPr>
              <w:rPr>
                <w:sz w:val="22"/>
                <w:szCs w:val="22"/>
              </w:rPr>
            </w:pPr>
            <w:r w:rsidRPr="00877354">
              <w:rPr>
                <w:sz w:val="22"/>
                <w:szCs w:val="22"/>
              </w:rPr>
              <w:t>Jan 2026</w:t>
            </w:r>
          </w:p>
        </w:tc>
        <w:tc>
          <w:tcPr>
            <w:tcW w:w="0" w:type="auto"/>
            <w:vAlign w:val="center"/>
            <w:hideMark/>
          </w:tcPr>
          <w:p w14:paraId="6F4F70D9" w14:textId="163B6BC7" w:rsidR="00AB54F7" w:rsidRPr="00877354" w:rsidRDefault="00AB54F7">
            <w:pPr>
              <w:rPr>
                <w:sz w:val="22"/>
                <w:szCs w:val="22"/>
              </w:rPr>
            </w:pPr>
            <w:r w:rsidRPr="00877354">
              <w:rPr>
                <w:sz w:val="22"/>
                <w:szCs w:val="22"/>
              </w:rPr>
              <w:t>Descriptive statistics, staffing ratios, first maps</w:t>
            </w:r>
            <w:r w:rsidR="00EA10EB">
              <w:rPr>
                <w:sz w:val="22"/>
                <w:szCs w:val="22"/>
              </w:rPr>
              <w:t xml:space="preserve">, </w:t>
            </w:r>
            <w:r w:rsidR="00EA10EB" w:rsidRPr="00877354">
              <w:rPr>
                <w:sz w:val="22"/>
                <w:szCs w:val="22"/>
              </w:rPr>
              <w:t>EDCD Database</w:t>
            </w:r>
          </w:p>
        </w:tc>
        <w:tc>
          <w:tcPr>
            <w:tcW w:w="0" w:type="auto"/>
            <w:vAlign w:val="center"/>
            <w:hideMark/>
          </w:tcPr>
          <w:p w14:paraId="55A92FDD" w14:textId="6E06FBB8" w:rsidR="00AB54F7" w:rsidRPr="00877354" w:rsidRDefault="00AB54F7">
            <w:pPr>
              <w:rPr>
                <w:sz w:val="22"/>
                <w:szCs w:val="22"/>
              </w:rPr>
            </w:pPr>
            <w:r w:rsidRPr="00877354">
              <w:rPr>
                <w:sz w:val="22"/>
                <w:szCs w:val="22"/>
              </w:rPr>
              <w:t>Interim slides</w:t>
            </w:r>
          </w:p>
        </w:tc>
      </w:tr>
      <w:tr w:rsidR="006D56F7" w:rsidRPr="00877354" w14:paraId="1185BB78" w14:textId="77777777" w:rsidTr="00111C72">
        <w:trPr>
          <w:tblCellSpacing w:w="15" w:type="dxa"/>
        </w:trPr>
        <w:tc>
          <w:tcPr>
            <w:tcW w:w="0" w:type="auto"/>
            <w:vAlign w:val="center"/>
            <w:hideMark/>
          </w:tcPr>
          <w:p w14:paraId="09934B7D" w14:textId="77777777" w:rsidR="00AB54F7" w:rsidRPr="00877354" w:rsidRDefault="00AB54F7">
            <w:pPr>
              <w:rPr>
                <w:sz w:val="22"/>
                <w:szCs w:val="22"/>
              </w:rPr>
            </w:pPr>
            <w:r w:rsidRPr="00877354">
              <w:rPr>
                <w:rStyle w:val="lev"/>
                <w:sz w:val="22"/>
                <w:szCs w:val="22"/>
              </w:rPr>
              <w:t>Validation + Modeling</w:t>
            </w:r>
          </w:p>
        </w:tc>
        <w:tc>
          <w:tcPr>
            <w:tcW w:w="0" w:type="auto"/>
            <w:vAlign w:val="center"/>
            <w:hideMark/>
          </w:tcPr>
          <w:p w14:paraId="72C3AEC8" w14:textId="77777777" w:rsidR="00AB54F7" w:rsidRPr="00877354" w:rsidRDefault="00AB54F7">
            <w:pPr>
              <w:rPr>
                <w:sz w:val="22"/>
                <w:szCs w:val="22"/>
              </w:rPr>
            </w:pPr>
            <w:r w:rsidRPr="00877354">
              <w:rPr>
                <w:sz w:val="22"/>
                <w:szCs w:val="22"/>
              </w:rPr>
              <w:t>Jan–Mar 2026</w:t>
            </w:r>
          </w:p>
        </w:tc>
        <w:tc>
          <w:tcPr>
            <w:tcW w:w="0" w:type="auto"/>
            <w:vAlign w:val="center"/>
            <w:hideMark/>
          </w:tcPr>
          <w:p w14:paraId="58152D95" w14:textId="77777777" w:rsidR="00AB54F7" w:rsidRPr="00877354" w:rsidRDefault="00AB54F7">
            <w:pPr>
              <w:rPr>
                <w:sz w:val="22"/>
                <w:szCs w:val="22"/>
              </w:rPr>
            </w:pPr>
            <w:r w:rsidRPr="00877354">
              <w:rPr>
                <w:sz w:val="22"/>
                <w:szCs w:val="22"/>
              </w:rPr>
              <w:t>Cross-check with RPU; run risk analysis</w:t>
            </w:r>
          </w:p>
        </w:tc>
        <w:tc>
          <w:tcPr>
            <w:tcW w:w="0" w:type="auto"/>
            <w:vAlign w:val="center"/>
            <w:hideMark/>
          </w:tcPr>
          <w:p w14:paraId="3F82A1CB" w14:textId="2BE2F96C" w:rsidR="00AB54F7" w:rsidRPr="00877354" w:rsidRDefault="00F155F3">
            <w:pPr>
              <w:rPr>
                <w:sz w:val="22"/>
                <w:szCs w:val="22"/>
              </w:rPr>
            </w:pPr>
            <w:r>
              <w:rPr>
                <w:sz w:val="22"/>
                <w:szCs w:val="22"/>
              </w:rPr>
              <w:t>Notebook report</w:t>
            </w:r>
          </w:p>
        </w:tc>
      </w:tr>
      <w:tr w:rsidR="006D56F7" w:rsidRPr="00877354" w14:paraId="4B186DC2" w14:textId="77777777" w:rsidTr="00111C72">
        <w:trPr>
          <w:tblCellSpacing w:w="15" w:type="dxa"/>
        </w:trPr>
        <w:tc>
          <w:tcPr>
            <w:tcW w:w="0" w:type="auto"/>
            <w:vAlign w:val="center"/>
            <w:hideMark/>
          </w:tcPr>
          <w:p w14:paraId="5275B273" w14:textId="77777777" w:rsidR="00AB54F7" w:rsidRPr="00877354" w:rsidRDefault="00AB54F7">
            <w:pPr>
              <w:rPr>
                <w:sz w:val="22"/>
                <w:szCs w:val="22"/>
              </w:rPr>
            </w:pPr>
            <w:r w:rsidRPr="00877354">
              <w:rPr>
                <w:rStyle w:val="lev"/>
                <w:sz w:val="22"/>
                <w:szCs w:val="22"/>
              </w:rPr>
              <w:t>Finalization</w:t>
            </w:r>
          </w:p>
        </w:tc>
        <w:tc>
          <w:tcPr>
            <w:tcW w:w="0" w:type="auto"/>
            <w:vAlign w:val="center"/>
            <w:hideMark/>
          </w:tcPr>
          <w:p w14:paraId="084BC70A" w14:textId="257DC3C0" w:rsidR="00AB54F7" w:rsidRPr="00877354" w:rsidRDefault="00AB54F7">
            <w:pPr>
              <w:rPr>
                <w:sz w:val="22"/>
                <w:szCs w:val="22"/>
              </w:rPr>
            </w:pPr>
            <w:r w:rsidRPr="00877354">
              <w:rPr>
                <w:sz w:val="22"/>
                <w:szCs w:val="22"/>
              </w:rPr>
              <w:t>Apr 2026</w:t>
            </w:r>
          </w:p>
        </w:tc>
        <w:tc>
          <w:tcPr>
            <w:tcW w:w="0" w:type="auto"/>
            <w:vAlign w:val="center"/>
            <w:hideMark/>
          </w:tcPr>
          <w:p w14:paraId="5E1F7544" w14:textId="77777777" w:rsidR="00AB54F7" w:rsidRPr="00877354" w:rsidRDefault="00AB54F7">
            <w:pPr>
              <w:rPr>
                <w:sz w:val="22"/>
                <w:szCs w:val="22"/>
              </w:rPr>
            </w:pPr>
            <w:r w:rsidRPr="00877354">
              <w:rPr>
                <w:sz w:val="22"/>
                <w:szCs w:val="22"/>
              </w:rPr>
              <w:t>Write and present final results</w:t>
            </w:r>
          </w:p>
        </w:tc>
        <w:tc>
          <w:tcPr>
            <w:tcW w:w="0" w:type="auto"/>
            <w:vAlign w:val="center"/>
            <w:hideMark/>
          </w:tcPr>
          <w:p w14:paraId="77E2991A" w14:textId="77777777" w:rsidR="00AB54F7" w:rsidRPr="00877354" w:rsidRDefault="00AB54F7">
            <w:pPr>
              <w:rPr>
                <w:sz w:val="22"/>
                <w:szCs w:val="22"/>
              </w:rPr>
            </w:pPr>
            <w:r w:rsidRPr="00877354">
              <w:rPr>
                <w:sz w:val="22"/>
                <w:szCs w:val="22"/>
              </w:rPr>
              <w:t>Final report &amp; presentation</w:t>
            </w:r>
          </w:p>
        </w:tc>
      </w:tr>
    </w:tbl>
    <w:p w14:paraId="32DEB2A4" w14:textId="3ABB1452" w:rsidR="41F7A334" w:rsidRPr="00DC1A48" w:rsidRDefault="41F7A334">
      <w:pPr>
        <w:rPr>
          <w:lang w:val="es-ES_tradnl"/>
        </w:rPr>
      </w:pPr>
    </w:p>
    <w:sectPr w:rsidR="41F7A334" w:rsidRPr="00DC1A48">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yes Miguel Anahi (Mme)" w:date="2025-10-17T09:22:00Z" w:initials="RMA(">
    <w:p w14:paraId="22E092A0" w14:textId="77777777" w:rsidR="003D4098" w:rsidRDefault="003D4098" w:rsidP="003D4098">
      <w:r>
        <w:rPr>
          <w:rStyle w:val="Marquedecommentaire"/>
        </w:rPr>
        <w:annotationRef/>
      </w:r>
      <w:r>
        <w:rPr>
          <w:sz w:val="20"/>
          <w:szCs w:val="20"/>
        </w:rPr>
        <w:t>access to number of doctor and emergency departments .</w:t>
      </w:r>
    </w:p>
  </w:comment>
  <w:comment w:id="1" w:author="Reyes Miguel Anahi (Mme)" w:date="2025-10-17T09:23:00Z" w:initials="RMA(">
    <w:p w14:paraId="6EA7097B" w14:textId="77777777" w:rsidR="00DB691D" w:rsidRDefault="00DB691D" w:rsidP="00DB691D">
      <w:r>
        <w:rPr>
          <w:rStyle w:val="Marquedecommentaire"/>
        </w:rPr>
        <w:annotationRef/>
      </w:r>
      <w:r>
        <w:rPr>
          <w:sz w:val="20"/>
          <w:szCs w:val="20"/>
        </w:rPr>
        <w:t xml:space="preserve">ratio </w:t>
      </w:r>
    </w:p>
  </w:comment>
  <w:comment w:id="2" w:author="Reyes Miguel Anahi (Mme)" w:date="2025-10-16T00:58:00Z" w:initials="RMA(">
    <w:p w14:paraId="6E869EE8" w14:textId="68FFE1DF" w:rsidR="005E45B5" w:rsidRDefault="005E45B5" w:rsidP="005E45B5">
      <w:r>
        <w:rPr>
          <w:rStyle w:val="Marquedecommentaire"/>
        </w:rPr>
        <w:annotationRef/>
      </w:r>
      <w:r>
        <w:rPr>
          <w:sz w:val="20"/>
          <w:szCs w:val="20"/>
        </w:rPr>
        <w:t>The year of analysis is 2024?</w:t>
      </w:r>
    </w:p>
  </w:comment>
  <w:comment w:id="3" w:author="Gatty Louise (Mme)" w:date="2025-10-16T23:38:00Z" w:initials="GL(">
    <w:p w14:paraId="22E2DAB4" w14:textId="74601EC7" w:rsidR="00F634C4" w:rsidRDefault="00F634C4" w:rsidP="00D87133">
      <w:r>
        <w:rPr>
          <w:rStyle w:val="Marquedecommentaire"/>
        </w:rPr>
        <w:annotationRef/>
      </w:r>
      <w:r>
        <w:rPr>
          <w:sz w:val="20"/>
          <w:szCs w:val="20"/>
        </w:rPr>
        <w:t>About the SAE databases, it seems like it would be more relevant to use the statistical databases (suffix r) rather than the administrative one (suffix a), more precisely the one named “URGENCES2_2022r”. Is this correct?</w:t>
      </w:r>
    </w:p>
  </w:comment>
  <w:comment w:id="4" w:author="Reyes Miguel Anahi (Mme)" w:date="2025-10-16T00:59:00Z" w:initials="RMA(">
    <w:p w14:paraId="5DD2A5E6" w14:textId="77777777" w:rsidR="00F634C4" w:rsidRDefault="00F634C4" w:rsidP="00FB0C04">
      <w:r>
        <w:rPr>
          <w:rStyle w:val="Marquedecommentaire"/>
        </w:rPr>
        <w:annotationRef/>
      </w:r>
      <w:r>
        <w:rPr>
          <w:sz w:val="20"/>
          <w:szCs w:val="20"/>
        </w:rPr>
        <w:t>I get that the most important thing that we will get from this survey is the quality check of the data collected through the LLM.</w:t>
      </w:r>
    </w:p>
  </w:comment>
  <w:comment w:id="5" w:author="Reyes Miguel Anahi (Mme)" w:date="2025-10-22T17:05:00Z" w:initials="RMA(">
    <w:p w14:paraId="30BDAC61" w14:textId="77777777" w:rsidR="00B72626" w:rsidRDefault="00B72626" w:rsidP="00B72626">
      <w:r>
        <w:rPr>
          <w:rStyle w:val="Marquedecommentaire"/>
        </w:rPr>
        <w:annotationRef/>
      </w:r>
      <w:r>
        <w:rPr>
          <w:sz w:val="20"/>
          <w:szCs w:val="20"/>
        </w:rPr>
        <w:t xml:space="preserve">We should observe what information we can get from this. Given that hospitals are institutionally the same over time, maybe we can get some covariates from here. </w:t>
      </w:r>
    </w:p>
  </w:comment>
  <w:comment w:id="6" w:author="Reyes Miguel Anahi (Mme)" w:date="2025-10-17T00:52:00Z" w:initials="RMA(">
    <w:p w14:paraId="0926771A" w14:textId="790F5ADB" w:rsidR="00F634C4" w:rsidRDefault="00F634C4" w:rsidP="007B08D2">
      <w:r>
        <w:rPr>
          <w:rStyle w:val="Marquedecommentaire"/>
        </w:rPr>
        <w:annotationRef/>
      </w:r>
      <w:r>
        <w:rPr>
          <w:sz w:val="20"/>
          <w:szCs w:val="20"/>
        </w:rPr>
        <w:t>What does this data looks like? In order to make it comparable to one that we are going to create.</w:t>
      </w:r>
    </w:p>
  </w:comment>
  <w:comment w:id="7" w:author="Reyes Miguel Anahi (Mme)" w:date="2025-10-22T17:08:00Z" w:initials="RMA(">
    <w:p w14:paraId="5F2B9914" w14:textId="77777777" w:rsidR="0047650D" w:rsidRDefault="0047650D" w:rsidP="0047650D">
      <w:r>
        <w:rPr>
          <w:rStyle w:val="Marquedecommentaire"/>
        </w:rPr>
        <w:annotationRef/>
      </w:r>
      <w:r>
        <w:rPr>
          <w:sz w:val="20"/>
          <w:szCs w:val="20"/>
        </w:rPr>
        <w:t>Ask Mica and Lada for the codebook</w:t>
      </w:r>
    </w:p>
  </w:comment>
  <w:comment w:id="8" w:author="Reyes Miguel Anahi (Mme)" w:date="2025-10-15T23:27:00Z" w:initials="RMA(">
    <w:p w14:paraId="4C3E3400" w14:textId="4B55FA76" w:rsidR="00F634C4" w:rsidRDefault="00F634C4" w:rsidP="00797CFA">
      <w:r>
        <w:rPr>
          <w:rStyle w:val="Marquedecommentaire"/>
        </w:rPr>
        <w:annotationRef/>
      </w:r>
      <w:r>
        <w:rPr>
          <w:sz w:val="20"/>
          <w:szCs w:val="20"/>
        </w:rPr>
        <w:t>How long does the process take to get access to this data? Should we sign an NDA?</w:t>
      </w:r>
    </w:p>
  </w:comment>
  <w:comment w:id="9" w:author="Reyes Miguel Anahi (Mme)" w:date="2025-10-16T01:17:00Z" w:initials="RMA(">
    <w:p w14:paraId="14B4097D" w14:textId="77777777" w:rsidR="00F634C4" w:rsidRDefault="00F634C4" w:rsidP="00F5730A">
      <w:r>
        <w:rPr>
          <w:rStyle w:val="Marquedecommentaire"/>
        </w:rPr>
        <w:annotationRef/>
      </w:r>
      <w:r>
        <w:rPr>
          <w:sz w:val="20"/>
          <w:szCs w:val="20"/>
        </w:rPr>
        <w:t>How this data looks like? This is relevant because then we can structure the EDCD in a comparable way.</w:t>
      </w:r>
    </w:p>
  </w:comment>
  <w:comment w:id="10" w:author="Reyes Miguel Anahi (Mme)" w:date="2025-10-17T00:51:00Z" w:initials="RMA(">
    <w:p w14:paraId="0034183A" w14:textId="77777777" w:rsidR="00F634C4" w:rsidRDefault="00F634C4" w:rsidP="003123AB">
      <w:r>
        <w:rPr>
          <w:rStyle w:val="Marquedecommentaire"/>
        </w:rPr>
        <w:annotationRef/>
      </w:r>
      <w:r>
        <w:rPr>
          <w:sz w:val="20"/>
          <w:szCs w:val="20"/>
        </w:rPr>
        <w:t>CASD website says there are tables for: 2022, 2021, 2020, 2019</w:t>
      </w:r>
    </w:p>
  </w:comment>
  <w:comment w:id="11" w:author="Reyes Miguel Anahi (Mme)" w:date="2025-10-22T17:10:00Z" w:initials="RMA(">
    <w:p w14:paraId="51A79A90" w14:textId="77777777" w:rsidR="00691092" w:rsidRDefault="00691092" w:rsidP="00691092">
      <w:r>
        <w:rPr>
          <w:rStyle w:val="Marquedecommentaire"/>
        </w:rPr>
        <w:annotationRef/>
      </w:r>
      <w:r>
        <w:rPr>
          <w:sz w:val="20"/>
          <w:szCs w:val="20"/>
        </w:rPr>
        <w:t xml:space="preserve">Check whether we have these years in Onyxia. </w:t>
      </w:r>
    </w:p>
  </w:comment>
  <w:comment w:id="12" w:author="Reyes Miguel Anahi (Mme)" w:date="2026-02-03T20:04:00Z" w:initials="RMA(">
    <w:p w14:paraId="31B57DD2" w14:textId="77777777" w:rsidR="00A149CE" w:rsidRDefault="00A149CE" w:rsidP="00A149CE">
      <w:r>
        <w:rPr>
          <w:rStyle w:val="Marquedecommentaire"/>
        </w:rPr>
        <w:annotationRef/>
      </w:r>
      <w:r>
        <w:rPr>
          <w:sz w:val="20"/>
          <w:szCs w:val="20"/>
        </w:rPr>
        <w:t>It includes the local download from hugging face</w:t>
      </w:r>
    </w:p>
  </w:comment>
  <w:comment w:id="13" w:author="Reyes Miguel Anahi (Mme)" w:date="2026-02-03T20:04:00Z" w:initials="RMA(">
    <w:p w14:paraId="7623F6E9" w14:textId="77777777" w:rsidR="00A149CE" w:rsidRDefault="00A149CE" w:rsidP="00A149CE">
      <w:r>
        <w:rPr>
          <w:rStyle w:val="Marquedecommentaire"/>
        </w:rPr>
        <w:annotationRef/>
      </w:r>
      <w:r>
        <w:rPr>
          <w:sz w:val="20"/>
          <w:szCs w:val="20"/>
        </w:rPr>
        <w:t>update for tavily</w:t>
      </w:r>
    </w:p>
  </w:comment>
  <w:comment w:id="15" w:author="Reyes Miguel Anahi (Mme)" w:date="2025-10-17T01:15:00Z" w:initials="RMA(">
    <w:p w14:paraId="0402A4B1" w14:textId="002B8CFD" w:rsidR="000673E6" w:rsidRDefault="000673E6" w:rsidP="000673E6">
      <w:r>
        <w:rPr>
          <w:rStyle w:val="Marquedecommentaire"/>
        </w:rPr>
        <w:annotationRef/>
      </w:r>
      <w:r>
        <w:rPr>
          <w:sz w:val="20"/>
          <w:szCs w:val="20"/>
        </w:rPr>
        <w:t>important</w:t>
      </w:r>
    </w:p>
  </w:comment>
  <w:comment w:id="16" w:author="Reyes Miguel Anahi (Mme)" w:date="2025-10-17T01:10:00Z" w:initials="RMA(">
    <w:p w14:paraId="50B10DE6" w14:textId="2D755463" w:rsidR="007D37B5" w:rsidRDefault="007D37B5" w:rsidP="007D37B5">
      <w:r>
        <w:rPr>
          <w:rStyle w:val="Marquedecommentaire"/>
        </w:rPr>
        <w:annotationRef/>
      </w:r>
      <w:r>
        <w:rPr>
          <w:sz w:val="20"/>
          <w:szCs w:val="20"/>
        </w:rPr>
        <w:t>Preliminar and it depends on how the data looks like.</w:t>
      </w:r>
    </w:p>
  </w:comment>
  <w:comment w:id="17" w:author="Reyes Miguel Anahi (Mme)" w:date="2025-10-17T01:22:00Z" w:initials="RMA(">
    <w:p w14:paraId="5E25D445" w14:textId="77777777" w:rsidR="00AE51B9" w:rsidRDefault="00AE51B9" w:rsidP="008A43E8">
      <w:r>
        <w:rPr>
          <w:rStyle w:val="Marquedecommentaire"/>
        </w:rPr>
        <w:annotationRef/>
      </w:r>
      <w:r>
        <w:rPr>
          <w:sz w:val="20"/>
          <w:szCs w:val="20"/>
        </w:rPr>
        <w:t>Maybe adjust per 10,000 visits</w:t>
      </w:r>
    </w:p>
  </w:comment>
  <w:comment w:id="18" w:author="Reyes Miguel Anahi (Mme)" w:date="2025-10-16T00:34:00Z" w:initials="RMA(">
    <w:p w14:paraId="312D65B5" w14:textId="6E74C05D" w:rsidR="00127E47" w:rsidRDefault="00127E47" w:rsidP="00127E47">
      <w:r>
        <w:rPr>
          <w:rStyle w:val="Marquedecommentaire"/>
        </w:rPr>
        <w:annotationRef/>
      </w:r>
      <w:r>
        <w:rPr>
          <w:sz w:val="20"/>
          <w:szCs w:val="20"/>
        </w:rPr>
        <w:t>For this assessment we are going to include covariates, like legal status, region/departement, etc.</w:t>
      </w:r>
    </w:p>
  </w:comment>
  <w:comment w:id="19" w:author="Reyes Miguel Anahi (Mme)" w:date="2025-10-16T00:35:00Z" w:initials="RMA(">
    <w:p w14:paraId="20D51136" w14:textId="77777777" w:rsidR="00AC53E3" w:rsidRDefault="00082B2A" w:rsidP="00AC53E3">
      <w:r>
        <w:rPr>
          <w:rStyle w:val="Marquedecommentaire"/>
        </w:rPr>
        <w:annotationRef/>
      </w:r>
      <w:r w:rsidR="00AC53E3">
        <w:rPr>
          <w:sz w:val="20"/>
          <w:szCs w:val="20"/>
        </w:rPr>
        <w:t>If the correlation is not significative, then in the previous specification we will have measured the impact of the other risk factors. Or do you expect us to do something else?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E092A0" w15:done="1"/>
  <w15:commentEx w15:paraId="6EA7097B" w15:paraIdParent="22E092A0" w15:done="1"/>
  <w15:commentEx w15:paraId="6E869EE8" w15:done="1"/>
  <w15:commentEx w15:paraId="22E2DAB4" w15:done="1"/>
  <w15:commentEx w15:paraId="5DD2A5E6" w15:done="1"/>
  <w15:commentEx w15:paraId="30BDAC61" w15:done="0"/>
  <w15:commentEx w15:paraId="0926771A" w15:done="0"/>
  <w15:commentEx w15:paraId="5F2B9914" w15:paraIdParent="0926771A" w15:done="0"/>
  <w15:commentEx w15:paraId="4C3E3400" w15:done="1"/>
  <w15:commentEx w15:paraId="14B4097D" w15:done="1"/>
  <w15:commentEx w15:paraId="0034183A" w15:done="0"/>
  <w15:commentEx w15:paraId="51A79A90" w15:paraIdParent="0034183A" w15:done="0"/>
  <w15:commentEx w15:paraId="31B57DD2" w15:done="0"/>
  <w15:commentEx w15:paraId="7623F6E9" w15:paraIdParent="31B57DD2" w15:done="0"/>
  <w15:commentEx w15:paraId="0402A4B1" w15:done="1"/>
  <w15:commentEx w15:paraId="50B10DE6" w15:done="0"/>
  <w15:commentEx w15:paraId="5E25D445" w15:done="0"/>
  <w15:commentEx w15:paraId="312D65B5" w15:done="0"/>
  <w15:commentEx w15:paraId="20D511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A14F6D" w16cex:dateUtc="2025-10-17T07:22:00Z"/>
  <w16cex:commentExtensible w16cex:durableId="26559E4B" w16cex:dateUtc="2025-10-17T07:23:00Z"/>
  <w16cex:commentExtensible w16cex:durableId="08334EAC" w16cex:dateUtc="2025-10-15T22:58:00Z"/>
  <w16cex:commentExtensible w16cex:durableId="22F432A6" w16cex:dateUtc="2025-10-16T21:38:00Z"/>
  <w16cex:commentExtensible w16cex:durableId="7CFFF4C2" w16cex:dateUtc="2025-10-15T22:59:00Z"/>
  <w16cex:commentExtensible w16cex:durableId="1448E30E" w16cex:dateUtc="2025-10-22T15:05:00Z"/>
  <w16cex:commentExtensible w16cex:durableId="0D3B5024" w16cex:dateUtc="2025-10-16T22:52:00Z"/>
  <w16cex:commentExtensible w16cex:durableId="3E2480B3" w16cex:dateUtc="2025-10-22T15:08:00Z"/>
  <w16cex:commentExtensible w16cex:durableId="63DF1059" w16cex:dateUtc="2025-10-15T21:27:00Z"/>
  <w16cex:commentExtensible w16cex:durableId="69AD4DE3" w16cex:dateUtc="2025-10-15T23:17:00Z"/>
  <w16cex:commentExtensible w16cex:durableId="16775F71" w16cex:dateUtc="2025-10-16T22:51:00Z"/>
  <w16cex:commentExtensible w16cex:durableId="653FC4AB" w16cex:dateUtc="2025-10-22T15:10:00Z"/>
  <w16cex:commentExtensible w16cex:durableId="69F7FBB7" w16cex:dateUtc="2026-02-03T19:04:00Z"/>
  <w16cex:commentExtensible w16cex:durableId="79E656B0" w16cex:dateUtc="2026-02-03T19:04:00Z"/>
  <w16cex:commentExtensible w16cex:durableId="4737361C" w16cex:dateUtc="2025-10-16T23:15:00Z"/>
  <w16cex:commentExtensible w16cex:durableId="0810284E" w16cex:dateUtc="2025-10-16T23:10:00Z"/>
  <w16cex:commentExtensible w16cex:durableId="6224D589" w16cex:dateUtc="2025-10-16T23:22:00Z"/>
  <w16cex:commentExtensible w16cex:durableId="357CAF4C" w16cex:dateUtc="2025-10-15T22:34:00Z"/>
  <w16cex:commentExtensible w16cex:durableId="5B59C6AC" w16cex:dateUtc="2025-10-15T2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E092A0" w16cid:durableId="74A14F6D"/>
  <w16cid:commentId w16cid:paraId="6EA7097B" w16cid:durableId="26559E4B"/>
  <w16cid:commentId w16cid:paraId="6E869EE8" w16cid:durableId="08334EAC"/>
  <w16cid:commentId w16cid:paraId="22E2DAB4" w16cid:durableId="22F432A6"/>
  <w16cid:commentId w16cid:paraId="5DD2A5E6" w16cid:durableId="7CFFF4C2"/>
  <w16cid:commentId w16cid:paraId="30BDAC61" w16cid:durableId="1448E30E"/>
  <w16cid:commentId w16cid:paraId="0926771A" w16cid:durableId="0D3B5024"/>
  <w16cid:commentId w16cid:paraId="5F2B9914" w16cid:durableId="3E2480B3"/>
  <w16cid:commentId w16cid:paraId="4C3E3400" w16cid:durableId="63DF1059"/>
  <w16cid:commentId w16cid:paraId="14B4097D" w16cid:durableId="69AD4DE3"/>
  <w16cid:commentId w16cid:paraId="0034183A" w16cid:durableId="16775F71"/>
  <w16cid:commentId w16cid:paraId="51A79A90" w16cid:durableId="653FC4AB"/>
  <w16cid:commentId w16cid:paraId="31B57DD2" w16cid:durableId="69F7FBB7"/>
  <w16cid:commentId w16cid:paraId="7623F6E9" w16cid:durableId="79E656B0"/>
  <w16cid:commentId w16cid:paraId="0402A4B1" w16cid:durableId="4737361C"/>
  <w16cid:commentId w16cid:paraId="50B10DE6" w16cid:durableId="0810284E"/>
  <w16cid:commentId w16cid:paraId="5E25D445" w16cid:durableId="6224D589"/>
  <w16cid:commentId w16cid:paraId="312D65B5" w16cid:durableId="357CAF4C"/>
  <w16cid:commentId w16cid:paraId="20D51136" w16cid:durableId="5B59C6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0D39A" w14:textId="77777777" w:rsidR="00EA61D3" w:rsidRDefault="00EA61D3" w:rsidP="009F4E39">
      <w:r>
        <w:separator/>
      </w:r>
    </w:p>
  </w:endnote>
  <w:endnote w:type="continuationSeparator" w:id="0">
    <w:p w14:paraId="7B30D3BA" w14:textId="77777777" w:rsidR="00EA61D3" w:rsidRDefault="00EA61D3" w:rsidP="009F4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BABFE" w14:textId="77777777" w:rsidR="00EA61D3" w:rsidRDefault="00EA61D3" w:rsidP="009F4E39">
      <w:r>
        <w:separator/>
      </w:r>
    </w:p>
  </w:footnote>
  <w:footnote w:type="continuationSeparator" w:id="0">
    <w:p w14:paraId="2706EDA8" w14:textId="77777777" w:rsidR="00EA61D3" w:rsidRDefault="00EA61D3" w:rsidP="009F4E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460"/>
    <w:multiLevelType w:val="multilevel"/>
    <w:tmpl w:val="26E0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0FBC"/>
    <w:multiLevelType w:val="multilevel"/>
    <w:tmpl w:val="7E4CB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3F58"/>
    <w:multiLevelType w:val="multilevel"/>
    <w:tmpl w:val="C510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52143"/>
    <w:multiLevelType w:val="multilevel"/>
    <w:tmpl w:val="684CB0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E1E5E"/>
    <w:multiLevelType w:val="multilevel"/>
    <w:tmpl w:val="830E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50072"/>
    <w:multiLevelType w:val="multilevel"/>
    <w:tmpl w:val="739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B171C"/>
    <w:multiLevelType w:val="hybridMultilevel"/>
    <w:tmpl w:val="78363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20B5B"/>
    <w:multiLevelType w:val="multilevel"/>
    <w:tmpl w:val="FECEC7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735E9"/>
    <w:multiLevelType w:val="multilevel"/>
    <w:tmpl w:val="D6B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D2F5E"/>
    <w:multiLevelType w:val="hybridMultilevel"/>
    <w:tmpl w:val="FFFFFFFF"/>
    <w:lvl w:ilvl="0" w:tplc="B4629396">
      <w:start w:val="1"/>
      <w:numFmt w:val="decimal"/>
      <w:lvlText w:val="%1."/>
      <w:lvlJc w:val="left"/>
      <w:pPr>
        <w:ind w:left="720" w:hanging="360"/>
      </w:pPr>
    </w:lvl>
    <w:lvl w:ilvl="1" w:tplc="7CC88576">
      <w:start w:val="1"/>
      <w:numFmt w:val="lowerLetter"/>
      <w:lvlText w:val="%2."/>
      <w:lvlJc w:val="left"/>
      <w:pPr>
        <w:ind w:left="1440" w:hanging="360"/>
      </w:pPr>
    </w:lvl>
    <w:lvl w:ilvl="2" w:tplc="9CD66394">
      <w:start w:val="1"/>
      <w:numFmt w:val="lowerRoman"/>
      <w:lvlText w:val="%3."/>
      <w:lvlJc w:val="right"/>
      <w:pPr>
        <w:ind w:left="2160" w:hanging="180"/>
      </w:pPr>
    </w:lvl>
    <w:lvl w:ilvl="3" w:tplc="B48AAADA">
      <w:start w:val="1"/>
      <w:numFmt w:val="decimal"/>
      <w:lvlText w:val="%4."/>
      <w:lvlJc w:val="left"/>
      <w:pPr>
        <w:ind w:left="2880" w:hanging="360"/>
      </w:pPr>
    </w:lvl>
    <w:lvl w:ilvl="4" w:tplc="103E7AAC">
      <w:start w:val="1"/>
      <w:numFmt w:val="lowerLetter"/>
      <w:lvlText w:val="%5."/>
      <w:lvlJc w:val="left"/>
      <w:pPr>
        <w:ind w:left="3600" w:hanging="360"/>
      </w:pPr>
    </w:lvl>
    <w:lvl w:ilvl="5" w:tplc="BAEC8544">
      <w:start w:val="1"/>
      <w:numFmt w:val="lowerRoman"/>
      <w:lvlText w:val="%6."/>
      <w:lvlJc w:val="right"/>
      <w:pPr>
        <w:ind w:left="4320" w:hanging="180"/>
      </w:pPr>
    </w:lvl>
    <w:lvl w:ilvl="6" w:tplc="E4FC4F32">
      <w:start w:val="1"/>
      <w:numFmt w:val="decimal"/>
      <w:lvlText w:val="%7."/>
      <w:lvlJc w:val="left"/>
      <w:pPr>
        <w:ind w:left="5040" w:hanging="360"/>
      </w:pPr>
    </w:lvl>
    <w:lvl w:ilvl="7" w:tplc="8EFA9A62">
      <w:start w:val="1"/>
      <w:numFmt w:val="lowerLetter"/>
      <w:lvlText w:val="%8."/>
      <w:lvlJc w:val="left"/>
      <w:pPr>
        <w:ind w:left="5760" w:hanging="360"/>
      </w:pPr>
    </w:lvl>
    <w:lvl w:ilvl="8" w:tplc="43F68054">
      <w:start w:val="1"/>
      <w:numFmt w:val="lowerRoman"/>
      <w:lvlText w:val="%9."/>
      <w:lvlJc w:val="right"/>
      <w:pPr>
        <w:ind w:left="6480" w:hanging="180"/>
      </w:pPr>
    </w:lvl>
  </w:abstractNum>
  <w:abstractNum w:abstractNumId="10" w15:restartNumberingAfterBreak="0">
    <w:nsid w:val="24A212CC"/>
    <w:multiLevelType w:val="multilevel"/>
    <w:tmpl w:val="B93A6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D53C28"/>
    <w:multiLevelType w:val="multilevel"/>
    <w:tmpl w:val="F1E0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E4D15"/>
    <w:multiLevelType w:val="multilevel"/>
    <w:tmpl w:val="E2B04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8F2377"/>
    <w:multiLevelType w:val="multilevel"/>
    <w:tmpl w:val="85AA4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D05CC1"/>
    <w:multiLevelType w:val="multilevel"/>
    <w:tmpl w:val="333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453AC"/>
    <w:multiLevelType w:val="multilevel"/>
    <w:tmpl w:val="4D6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365A5"/>
    <w:multiLevelType w:val="multilevel"/>
    <w:tmpl w:val="877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62C53"/>
    <w:multiLevelType w:val="multilevel"/>
    <w:tmpl w:val="3884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F1A9E"/>
    <w:multiLevelType w:val="multilevel"/>
    <w:tmpl w:val="932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82682"/>
    <w:multiLevelType w:val="multilevel"/>
    <w:tmpl w:val="05D8A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20EE5"/>
    <w:multiLevelType w:val="hybridMultilevel"/>
    <w:tmpl w:val="FFFFFFFF"/>
    <w:lvl w:ilvl="0" w:tplc="B1E29A1E">
      <w:start w:val="1"/>
      <w:numFmt w:val="bullet"/>
      <w:lvlText w:val=""/>
      <w:lvlJc w:val="left"/>
      <w:pPr>
        <w:ind w:left="720" w:hanging="360"/>
      </w:pPr>
      <w:rPr>
        <w:rFonts w:ascii="Symbol" w:hAnsi="Symbol" w:hint="default"/>
      </w:rPr>
    </w:lvl>
    <w:lvl w:ilvl="1" w:tplc="E6026C76">
      <w:start w:val="1"/>
      <w:numFmt w:val="bullet"/>
      <w:lvlText w:val="o"/>
      <w:lvlJc w:val="left"/>
      <w:pPr>
        <w:ind w:left="1440" w:hanging="360"/>
      </w:pPr>
      <w:rPr>
        <w:rFonts w:ascii="Courier New" w:hAnsi="Courier New" w:hint="default"/>
      </w:rPr>
    </w:lvl>
    <w:lvl w:ilvl="2" w:tplc="8C503F14">
      <w:start w:val="1"/>
      <w:numFmt w:val="bullet"/>
      <w:lvlText w:val=""/>
      <w:lvlJc w:val="left"/>
      <w:pPr>
        <w:ind w:left="2160" w:hanging="360"/>
      </w:pPr>
      <w:rPr>
        <w:rFonts w:ascii="Wingdings" w:hAnsi="Wingdings" w:hint="default"/>
      </w:rPr>
    </w:lvl>
    <w:lvl w:ilvl="3" w:tplc="5A4A36A6">
      <w:start w:val="1"/>
      <w:numFmt w:val="bullet"/>
      <w:lvlText w:val=""/>
      <w:lvlJc w:val="left"/>
      <w:pPr>
        <w:ind w:left="2880" w:hanging="360"/>
      </w:pPr>
      <w:rPr>
        <w:rFonts w:ascii="Symbol" w:hAnsi="Symbol" w:hint="default"/>
      </w:rPr>
    </w:lvl>
    <w:lvl w:ilvl="4" w:tplc="E7321C34">
      <w:start w:val="1"/>
      <w:numFmt w:val="bullet"/>
      <w:lvlText w:val="o"/>
      <w:lvlJc w:val="left"/>
      <w:pPr>
        <w:ind w:left="3600" w:hanging="360"/>
      </w:pPr>
      <w:rPr>
        <w:rFonts w:ascii="Courier New" w:hAnsi="Courier New" w:hint="default"/>
      </w:rPr>
    </w:lvl>
    <w:lvl w:ilvl="5" w:tplc="81E49ADE">
      <w:start w:val="1"/>
      <w:numFmt w:val="bullet"/>
      <w:lvlText w:val=""/>
      <w:lvlJc w:val="left"/>
      <w:pPr>
        <w:ind w:left="4320" w:hanging="360"/>
      </w:pPr>
      <w:rPr>
        <w:rFonts w:ascii="Wingdings" w:hAnsi="Wingdings" w:hint="default"/>
      </w:rPr>
    </w:lvl>
    <w:lvl w:ilvl="6" w:tplc="9D289A58">
      <w:start w:val="1"/>
      <w:numFmt w:val="bullet"/>
      <w:lvlText w:val=""/>
      <w:lvlJc w:val="left"/>
      <w:pPr>
        <w:ind w:left="5040" w:hanging="360"/>
      </w:pPr>
      <w:rPr>
        <w:rFonts w:ascii="Symbol" w:hAnsi="Symbol" w:hint="default"/>
      </w:rPr>
    </w:lvl>
    <w:lvl w:ilvl="7" w:tplc="CBECC58A">
      <w:start w:val="1"/>
      <w:numFmt w:val="bullet"/>
      <w:lvlText w:val="o"/>
      <w:lvlJc w:val="left"/>
      <w:pPr>
        <w:ind w:left="5760" w:hanging="360"/>
      </w:pPr>
      <w:rPr>
        <w:rFonts w:ascii="Courier New" w:hAnsi="Courier New" w:hint="default"/>
      </w:rPr>
    </w:lvl>
    <w:lvl w:ilvl="8" w:tplc="D4F8B284">
      <w:start w:val="1"/>
      <w:numFmt w:val="bullet"/>
      <w:lvlText w:val=""/>
      <w:lvlJc w:val="left"/>
      <w:pPr>
        <w:ind w:left="6480" w:hanging="360"/>
      </w:pPr>
      <w:rPr>
        <w:rFonts w:ascii="Wingdings" w:hAnsi="Wingdings" w:hint="default"/>
      </w:rPr>
    </w:lvl>
  </w:abstractNum>
  <w:abstractNum w:abstractNumId="21" w15:restartNumberingAfterBreak="0">
    <w:nsid w:val="45CC6527"/>
    <w:multiLevelType w:val="hybridMultilevel"/>
    <w:tmpl w:val="C53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B50F3C"/>
    <w:multiLevelType w:val="hybridMultilevel"/>
    <w:tmpl w:val="53E264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9C7A71"/>
    <w:multiLevelType w:val="hybridMultilevel"/>
    <w:tmpl w:val="1D48C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1352A9"/>
    <w:multiLevelType w:val="multilevel"/>
    <w:tmpl w:val="E0DA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1729F"/>
    <w:multiLevelType w:val="multilevel"/>
    <w:tmpl w:val="0FA47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4A2E69"/>
    <w:multiLevelType w:val="multilevel"/>
    <w:tmpl w:val="577A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94A7E"/>
    <w:multiLevelType w:val="multilevel"/>
    <w:tmpl w:val="18FE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2178AE"/>
    <w:multiLevelType w:val="multilevel"/>
    <w:tmpl w:val="E52C8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A4390F"/>
    <w:multiLevelType w:val="multilevel"/>
    <w:tmpl w:val="441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075FC"/>
    <w:multiLevelType w:val="multilevel"/>
    <w:tmpl w:val="FECEC7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3B4674"/>
    <w:multiLevelType w:val="hybridMultilevel"/>
    <w:tmpl w:val="49AA8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184791"/>
    <w:multiLevelType w:val="multilevel"/>
    <w:tmpl w:val="A4E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C215F"/>
    <w:multiLevelType w:val="multilevel"/>
    <w:tmpl w:val="FB84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A025C"/>
    <w:multiLevelType w:val="multilevel"/>
    <w:tmpl w:val="7A8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C012A"/>
    <w:multiLevelType w:val="multilevel"/>
    <w:tmpl w:val="B67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574C02"/>
    <w:multiLevelType w:val="multilevel"/>
    <w:tmpl w:val="40DE0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510D0F"/>
    <w:multiLevelType w:val="multilevel"/>
    <w:tmpl w:val="3A2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F7789"/>
    <w:multiLevelType w:val="multilevel"/>
    <w:tmpl w:val="30A6A50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580397">
    <w:abstractNumId w:val="9"/>
  </w:num>
  <w:num w:numId="2" w16cid:durableId="386270209">
    <w:abstractNumId w:val="20"/>
  </w:num>
  <w:num w:numId="3" w16cid:durableId="1194417639">
    <w:abstractNumId w:val="0"/>
  </w:num>
  <w:num w:numId="4" w16cid:durableId="2096244597">
    <w:abstractNumId w:val="26"/>
  </w:num>
  <w:num w:numId="5" w16cid:durableId="1824543735">
    <w:abstractNumId w:val="27"/>
  </w:num>
  <w:num w:numId="6" w16cid:durableId="442961618">
    <w:abstractNumId w:val="13"/>
  </w:num>
  <w:num w:numId="7" w16cid:durableId="2143620953">
    <w:abstractNumId w:val="19"/>
  </w:num>
  <w:num w:numId="8" w16cid:durableId="2075005389">
    <w:abstractNumId w:val="28"/>
  </w:num>
  <w:num w:numId="9" w16cid:durableId="22480524">
    <w:abstractNumId w:val="18"/>
  </w:num>
  <w:num w:numId="10" w16cid:durableId="80297167">
    <w:abstractNumId w:val="7"/>
  </w:num>
  <w:num w:numId="11" w16cid:durableId="938803513">
    <w:abstractNumId w:val="38"/>
  </w:num>
  <w:num w:numId="12" w16cid:durableId="1527477420">
    <w:abstractNumId w:val="3"/>
  </w:num>
  <w:num w:numId="13" w16cid:durableId="892887649">
    <w:abstractNumId w:val="8"/>
  </w:num>
  <w:num w:numId="14" w16cid:durableId="1229879309">
    <w:abstractNumId w:val="33"/>
  </w:num>
  <w:num w:numId="15" w16cid:durableId="181359805">
    <w:abstractNumId w:val="5"/>
  </w:num>
  <w:num w:numId="16" w16cid:durableId="837161982">
    <w:abstractNumId w:val="25"/>
  </w:num>
  <w:num w:numId="17" w16cid:durableId="147329454">
    <w:abstractNumId w:val="16"/>
  </w:num>
  <w:num w:numId="18" w16cid:durableId="293371902">
    <w:abstractNumId w:val="1"/>
  </w:num>
  <w:num w:numId="19" w16cid:durableId="1601643526">
    <w:abstractNumId w:val="34"/>
  </w:num>
  <w:num w:numId="20" w16cid:durableId="1022363530">
    <w:abstractNumId w:val="31"/>
  </w:num>
  <w:num w:numId="21" w16cid:durableId="1758281655">
    <w:abstractNumId w:val="24"/>
  </w:num>
  <w:num w:numId="22" w16cid:durableId="894899889">
    <w:abstractNumId w:val="4"/>
  </w:num>
  <w:num w:numId="23" w16cid:durableId="125398794">
    <w:abstractNumId w:val="2"/>
  </w:num>
  <w:num w:numId="24" w16cid:durableId="124659937">
    <w:abstractNumId w:val="30"/>
  </w:num>
  <w:num w:numId="25" w16cid:durableId="1733230735">
    <w:abstractNumId w:val="6"/>
  </w:num>
  <w:num w:numId="26" w16cid:durableId="265769947">
    <w:abstractNumId w:val="22"/>
  </w:num>
  <w:num w:numId="27" w16cid:durableId="493188546">
    <w:abstractNumId w:val="23"/>
  </w:num>
  <w:num w:numId="28" w16cid:durableId="16321348">
    <w:abstractNumId w:val="17"/>
  </w:num>
  <w:num w:numId="29" w16cid:durableId="2077629637">
    <w:abstractNumId w:val="10"/>
  </w:num>
  <w:num w:numId="30" w16cid:durableId="297228202">
    <w:abstractNumId w:val="12"/>
  </w:num>
  <w:num w:numId="31" w16cid:durableId="159776835">
    <w:abstractNumId w:val="21"/>
  </w:num>
  <w:num w:numId="32" w16cid:durableId="271866236">
    <w:abstractNumId w:val="36"/>
  </w:num>
  <w:num w:numId="33" w16cid:durableId="833378776">
    <w:abstractNumId w:val="32"/>
  </w:num>
  <w:num w:numId="34" w16cid:durableId="130249714">
    <w:abstractNumId w:val="35"/>
  </w:num>
  <w:num w:numId="35" w16cid:durableId="656303947">
    <w:abstractNumId w:val="15"/>
  </w:num>
  <w:num w:numId="36" w16cid:durableId="2096583284">
    <w:abstractNumId w:val="29"/>
  </w:num>
  <w:num w:numId="37" w16cid:durableId="74858559">
    <w:abstractNumId w:val="14"/>
  </w:num>
  <w:num w:numId="38" w16cid:durableId="978268774">
    <w:abstractNumId w:val="37"/>
  </w:num>
  <w:num w:numId="39" w16cid:durableId="47514865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yes Miguel Anahi (Mme)">
    <w15:presenceInfo w15:providerId="AD" w15:userId="S::anahi.reyes-miguel@polytechnique.edu::20dfc20d-5923-48b9-b750-d60e87161cd0"/>
  </w15:person>
  <w15:person w15:author="Gatty Louise (Mme)">
    <w15:presenceInfo w15:providerId="AD" w15:userId="S::louise.gatty@polytechnique.edu::dedeaed9-6613-424d-8bb1-9eea921fa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BCC34F"/>
    <w:rsid w:val="0001085F"/>
    <w:rsid w:val="00014911"/>
    <w:rsid w:val="00035949"/>
    <w:rsid w:val="00040AD2"/>
    <w:rsid w:val="000422D3"/>
    <w:rsid w:val="00043077"/>
    <w:rsid w:val="00043570"/>
    <w:rsid w:val="00044BCC"/>
    <w:rsid w:val="00045285"/>
    <w:rsid w:val="00055575"/>
    <w:rsid w:val="000673E6"/>
    <w:rsid w:val="00073FE8"/>
    <w:rsid w:val="00081C6B"/>
    <w:rsid w:val="00082405"/>
    <w:rsid w:val="00082B2A"/>
    <w:rsid w:val="00083543"/>
    <w:rsid w:val="000867A1"/>
    <w:rsid w:val="00090BAB"/>
    <w:rsid w:val="00092CC1"/>
    <w:rsid w:val="00095C44"/>
    <w:rsid w:val="000A0197"/>
    <w:rsid w:val="000B48CA"/>
    <w:rsid w:val="000C2A65"/>
    <w:rsid w:val="000C47B9"/>
    <w:rsid w:val="000C60F7"/>
    <w:rsid w:val="000C7617"/>
    <w:rsid w:val="000D08B8"/>
    <w:rsid w:val="000D10FD"/>
    <w:rsid w:val="000D67EB"/>
    <w:rsid w:val="000D71EE"/>
    <w:rsid w:val="000E1624"/>
    <w:rsid w:val="000F0067"/>
    <w:rsid w:val="00102A11"/>
    <w:rsid w:val="001044C2"/>
    <w:rsid w:val="001107B8"/>
    <w:rsid w:val="00110E56"/>
    <w:rsid w:val="00111C72"/>
    <w:rsid w:val="00111F37"/>
    <w:rsid w:val="00121816"/>
    <w:rsid w:val="00124CC2"/>
    <w:rsid w:val="00127E47"/>
    <w:rsid w:val="001433CB"/>
    <w:rsid w:val="00155C68"/>
    <w:rsid w:val="00162412"/>
    <w:rsid w:val="00174D0D"/>
    <w:rsid w:val="001758A1"/>
    <w:rsid w:val="00176204"/>
    <w:rsid w:val="001852C0"/>
    <w:rsid w:val="00187EEA"/>
    <w:rsid w:val="001A026F"/>
    <w:rsid w:val="001A0426"/>
    <w:rsid w:val="001B06BF"/>
    <w:rsid w:val="001B30F9"/>
    <w:rsid w:val="001C51C7"/>
    <w:rsid w:val="001D1BD7"/>
    <w:rsid w:val="001D2B99"/>
    <w:rsid w:val="001D2DA7"/>
    <w:rsid w:val="001D3D7E"/>
    <w:rsid w:val="001D74BC"/>
    <w:rsid w:val="001F1030"/>
    <w:rsid w:val="001F445E"/>
    <w:rsid w:val="001F4E7F"/>
    <w:rsid w:val="00203B5C"/>
    <w:rsid w:val="00222A33"/>
    <w:rsid w:val="00223CCE"/>
    <w:rsid w:val="0023247B"/>
    <w:rsid w:val="002345DD"/>
    <w:rsid w:val="002356E3"/>
    <w:rsid w:val="00237C4D"/>
    <w:rsid w:val="0024313F"/>
    <w:rsid w:val="00243CDE"/>
    <w:rsid w:val="00246678"/>
    <w:rsid w:val="00250E23"/>
    <w:rsid w:val="0026291C"/>
    <w:rsid w:val="00267050"/>
    <w:rsid w:val="00273129"/>
    <w:rsid w:val="00274328"/>
    <w:rsid w:val="0027595A"/>
    <w:rsid w:val="002774A7"/>
    <w:rsid w:val="00283D0E"/>
    <w:rsid w:val="002904FB"/>
    <w:rsid w:val="002923A3"/>
    <w:rsid w:val="00293C1E"/>
    <w:rsid w:val="00296390"/>
    <w:rsid w:val="002A07FE"/>
    <w:rsid w:val="002A0FB4"/>
    <w:rsid w:val="002A1606"/>
    <w:rsid w:val="002A2CDF"/>
    <w:rsid w:val="002B3D44"/>
    <w:rsid w:val="002C4197"/>
    <w:rsid w:val="002C46BF"/>
    <w:rsid w:val="002C55CE"/>
    <w:rsid w:val="002D0662"/>
    <w:rsid w:val="002D7971"/>
    <w:rsid w:val="002E2086"/>
    <w:rsid w:val="002E5747"/>
    <w:rsid w:val="002F6C55"/>
    <w:rsid w:val="00306EB3"/>
    <w:rsid w:val="003123AB"/>
    <w:rsid w:val="00312BED"/>
    <w:rsid w:val="003205DE"/>
    <w:rsid w:val="0032268D"/>
    <w:rsid w:val="003229D8"/>
    <w:rsid w:val="003410DF"/>
    <w:rsid w:val="00343B25"/>
    <w:rsid w:val="00343D96"/>
    <w:rsid w:val="00344183"/>
    <w:rsid w:val="00350255"/>
    <w:rsid w:val="003872D0"/>
    <w:rsid w:val="003A0642"/>
    <w:rsid w:val="003A0AAB"/>
    <w:rsid w:val="003A1E1A"/>
    <w:rsid w:val="003B3CA6"/>
    <w:rsid w:val="003C1599"/>
    <w:rsid w:val="003C2141"/>
    <w:rsid w:val="003C6B2E"/>
    <w:rsid w:val="003C76D3"/>
    <w:rsid w:val="003D4098"/>
    <w:rsid w:val="003F170C"/>
    <w:rsid w:val="00402F87"/>
    <w:rsid w:val="0040712A"/>
    <w:rsid w:val="00410516"/>
    <w:rsid w:val="00412D5D"/>
    <w:rsid w:val="004137AD"/>
    <w:rsid w:val="0041406E"/>
    <w:rsid w:val="00414723"/>
    <w:rsid w:val="00425B47"/>
    <w:rsid w:val="00430836"/>
    <w:rsid w:val="0043341C"/>
    <w:rsid w:val="00433DBA"/>
    <w:rsid w:val="004366A0"/>
    <w:rsid w:val="00436DF7"/>
    <w:rsid w:val="00442BD3"/>
    <w:rsid w:val="00447B59"/>
    <w:rsid w:val="004524F0"/>
    <w:rsid w:val="00453140"/>
    <w:rsid w:val="00456F27"/>
    <w:rsid w:val="004627AE"/>
    <w:rsid w:val="00462856"/>
    <w:rsid w:val="0047093F"/>
    <w:rsid w:val="00470BFB"/>
    <w:rsid w:val="00471B73"/>
    <w:rsid w:val="00473FCA"/>
    <w:rsid w:val="00474B14"/>
    <w:rsid w:val="00474D65"/>
    <w:rsid w:val="0047650D"/>
    <w:rsid w:val="00492001"/>
    <w:rsid w:val="004B0DD3"/>
    <w:rsid w:val="004B51C4"/>
    <w:rsid w:val="004C4AD0"/>
    <w:rsid w:val="004C7075"/>
    <w:rsid w:val="004D20A4"/>
    <w:rsid w:val="004D6F32"/>
    <w:rsid w:val="004E0CB9"/>
    <w:rsid w:val="004E44F9"/>
    <w:rsid w:val="004E4800"/>
    <w:rsid w:val="004F3B42"/>
    <w:rsid w:val="004F4A9C"/>
    <w:rsid w:val="00503B6F"/>
    <w:rsid w:val="00511E80"/>
    <w:rsid w:val="00526E01"/>
    <w:rsid w:val="005351B1"/>
    <w:rsid w:val="005358F3"/>
    <w:rsid w:val="0056131A"/>
    <w:rsid w:val="005634BF"/>
    <w:rsid w:val="00565DC0"/>
    <w:rsid w:val="0056621F"/>
    <w:rsid w:val="005704F3"/>
    <w:rsid w:val="00571D0E"/>
    <w:rsid w:val="0057399D"/>
    <w:rsid w:val="00585D21"/>
    <w:rsid w:val="005869DB"/>
    <w:rsid w:val="005915C9"/>
    <w:rsid w:val="00592A1C"/>
    <w:rsid w:val="00593C5C"/>
    <w:rsid w:val="005962D2"/>
    <w:rsid w:val="005A1966"/>
    <w:rsid w:val="005B245D"/>
    <w:rsid w:val="005C0FF1"/>
    <w:rsid w:val="005D1AF3"/>
    <w:rsid w:val="005E01CC"/>
    <w:rsid w:val="005E3DAD"/>
    <w:rsid w:val="005E45B5"/>
    <w:rsid w:val="005F594C"/>
    <w:rsid w:val="005F6D4C"/>
    <w:rsid w:val="005F79CA"/>
    <w:rsid w:val="00605AFD"/>
    <w:rsid w:val="006111D0"/>
    <w:rsid w:val="00616279"/>
    <w:rsid w:val="00623B88"/>
    <w:rsid w:val="00627207"/>
    <w:rsid w:val="0063301C"/>
    <w:rsid w:val="00635418"/>
    <w:rsid w:val="006417BE"/>
    <w:rsid w:val="0064349C"/>
    <w:rsid w:val="0064569C"/>
    <w:rsid w:val="00655DDA"/>
    <w:rsid w:val="00660609"/>
    <w:rsid w:val="00666B01"/>
    <w:rsid w:val="00666C0E"/>
    <w:rsid w:val="00667791"/>
    <w:rsid w:val="006708A9"/>
    <w:rsid w:val="00691092"/>
    <w:rsid w:val="006916B1"/>
    <w:rsid w:val="00691F85"/>
    <w:rsid w:val="00694E6A"/>
    <w:rsid w:val="006A76AC"/>
    <w:rsid w:val="006A7B2C"/>
    <w:rsid w:val="006B4B20"/>
    <w:rsid w:val="006B5B8B"/>
    <w:rsid w:val="006B6B38"/>
    <w:rsid w:val="006C12C3"/>
    <w:rsid w:val="006C21E4"/>
    <w:rsid w:val="006D1712"/>
    <w:rsid w:val="006D56F7"/>
    <w:rsid w:val="006D610E"/>
    <w:rsid w:val="006D72FA"/>
    <w:rsid w:val="006F0D41"/>
    <w:rsid w:val="006F3E07"/>
    <w:rsid w:val="006F5CB9"/>
    <w:rsid w:val="006F7CCD"/>
    <w:rsid w:val="00702552"/>
    <w:rsid w:val="00703CF9"/>
    <w:rsid w:val="00705B5A"/>
    <w:rsid w:val="00707343"/>
    <w:rsid w:val="007155C8"/>
    <w:rsid w:val="00716A24"/>
    <w:rsid w:val="00723A58"/>
    <w:rsid w:val="00726058"/>
    <w:rsid w:val="007307B4"/>
    <w:rsid w:val="007374BC"/>
    <w:rsid w:val="00744522"/>
    <w:rsid w:val="007470BF"/>
    <w:rsid w:val="00751AF7"/>
    <w:rsid w:val="00751CF1"/>
    <w:rsid w:val="00753FE5"/>
    <w:rsid w:val="007614EB"/>
    <w:rsid w:val="00762E9D"/>
    <w:rsid w:val="00770D62"/>
    <w:rsid w:val="00775AE3"/>
    <w:rsid w:val="00782733"/>
    <w:rsid w:val="00783B61"/>
    <w:rsid w:val="00787750"/>
    <w:rsid w:val="00796386"/>
    <w:rsid w:val="00797CFA"/>
    <w:rsid w:val="007A194E"/>
    <w:rsid w:val="007A7C51"/>
    <w:rsid w:val="007B08D2"/>
    <w:rsid w:val="007B1B3F"/>
    <w:rsid w:val="007C5E82"/>
    <w:rsid w:val="007D09F3"/>
    <w:rsid w:val="007D16EF"/>
    <w:rsid w:val="007D1CD7"/>
    <w:rsid w:val="007D37B5"/>
    <w:rsid w:val="007D4F2F"/>
    <w:rsid w:val="007D7164"/>
    <w:rsid w:val="007D7849"/>
    <w:rsid w:val="007E0B08"/>
    <w:rsid w:val="007E6D2B"/>
    <w:rsid w:val="007F27EB"/>
    <w:rsid w:val="007F6B02"/>
    <w:rsid w:val="007F7CA3"/>
    <w:rsid w:val="00810F23"/>
    <w:rsid w:val="00812727"/>
    <w:rsid w:val="0083035B"/>
    <w:rsid w:val="00830F4D"/>
    <w:rsid w:val="00831718"/>
    <w:rsid w:val="00840C6A"/>
    <w:rsid w:val="0084428A"/>
    <w:rsid w:val="00851CCF"/>
    <w:rsid w:val="00854753"/>
    <w:rsid w:val="008700F2"/>
    <w:rsid w:val="008750F5"/>
    <w:rsid w:val="00876137"/>
    <w:rsid w:val="00877354"/>
    <w:rsid w:val="00877537"/>
    <w:rsid w:val="00883D7E"/>
    <w:rsid w:val="008A399F"/>
    <w:rsid w:val="008A43E8"/>
    <w:rsid w:val="008A4E35"/>
    <w:rsid w:val="008A5DFC"/>
    <w:rsid w:val="008B1116"/>
    <w:rsid w:val="008B537A"/>
    <w:rsid w:val="008D306C"/>
    <w:rsid w:val="008D423A"/>
    <w:rsid w:val="008E0315"/>
    <w:rsid w:val="008E1935"/>
    <w:rsid w:val="0090106F"/>
    <w:rsid w:val="009130E9"/>
    <w:rsid w:val="00930E8D"/>
    <w:rsid w:val="0093678A"/>
    <w:rsid w:val="009401A3"/>
    <w:rsid w:val="0095001F"/>
    <w:rsid w:val="00953659"/>
    <w:rsid w:val="00960965"/>
    <w:rsid w:val="00961FB7"/>
    <w:rsid w:val="009672F3"/>
    <w:rsid w:val="00971202"/>
    <w:rsid w:val="00976829"/>
    <w:rsid w:val="009845C1"/>
    <w:rsid w:val="00987FA3"/>
    <w:rsid w:val="00996B1C"/>
    <w:rsid w:val="009A03E4"/>
    <w:rsid w:val="009A23DB"/>
    <w:rsid w:val="009B2F3F"/>
    <w:rsid w:val="009C755C"/>
    <w:rsid w:val="009D4E2F"/>
    <w:rsid w:val="009D5001"/>
    <w:rsid w:val="009E6236"/>
    <w:rsid w:val="009E660B"/>
    <w:rsid w:val="009F4E39"/>
    <w:rsid w:val="009F7CE5"/>
    <w:rsid w:val="00A02284"/>
    <w:rsid w:val="00A0471A"/>
    <w:rsid w:val="00A059E3"/>
    <w:rsid w:val="00A06BD7"/>
    <w:rsid w:val="00A10C06"/>
    <w:rsid w:val="00A12E39"/>
    <w:rsid w:val="00A149CE"/>
    <w:rsid w:val="00A22E7B"/>
    <w:rsid w:val="00A239E9"/>
    <w:rsid w:val="00A3485C"/>
    <w:rsid w:val="00A35676"/>
    <w:rsid w:val="00A41C55"/>
    <w:rsid w:val="00A53730"/>
    <w:rsid w:val="00A53DB2"/>
    <w:rsid w:val="00A714BC"/>
    <w:rsid w:val="00A729D9"/>
    <w:rsid w:val="00A83F20"/>
    <w:rsid w:val="00A90C72"/>
    <w:rsid w:val="00A92110"/>
    <w:rsid w:val="00A9429F"/>
    <w:rsid w:val="00A94850"/>
    <w:rsid w:val="00AA2B10"/>
    <w:rsid w:val="00AA4999"/>
    <w:rsid w:val="00AA4C73"/>
    <w:rsid w:val="00AB54F7"/>
    <w:rsid w:val="00AB5E8A"/>
    <w:rsid w:val="00AC2B18"/>
    <w:rsid w:val="00AC53E3"/>
    <w:rsid w:val="00AD5BA3"/>
    <w:rsid w:val="00AE014C"/>
    <w:rsid w:val="00AE2AE9"/>
    <w:rsid w:val="00AE51B9"/>
    <w:rsid w:val="00AF17C1"/>
    <w:rsid w:val="00AF40F6"/>
    <w:rsid w:val="00AF5ABC"/>
    <w:rsid w:val="00B000AA"/>
    <w:rsid w:val="00B003E1"/>
    <w:rsid w:val="00B02086"/>
    <w:rsid w:val="00B03738"/>
    <w:rsid w:val="00B03EAE"/>
    <w:rsid w:val="00B066F4"/>
    <w:rsid w:val="00B10682"/>
    <w:rsid w:val="00B13A18"/>
    <w:rsid w:val="00B15848"/>
    <w:rsid w:val="00B168EF"/>
    <w:rsid w:val="00B2110D"/>
    <w:rsid w:val="00B24C0F"/>
    <w:rsid w:val="00B253D3"/>
    <w:rsid w:val="00B30836"/>
    <w:rsid w:val="00B32979"/>
    <w:rsid w:val="00B41F52"/>
    <w:rsid w:val="00B50611"/>
    <w:rsid w:val="00B51E19"/>
    <w:rsid w:val="00B53991"/>
    <w:rsid w:val="00B544AF"/>
    <w:rsid w:val="00B55593"/>
    <w:rsid w:val="00B576C0"/>
    <w:rsid w:val="00B71794"/>
    <w:rsid w:val="00B72626"/>
    <w:rsid w:val="00B76FB0"/>
    <w:rsid w:val="00B7775A"/>
    <w:rsid w:val="00B846B5"/>
    <w:rsid w:val="00B87F2D"/>
    <w:rsid w:val="00B92BFF"/>
    <w:rsid w:val="00BA47F3"/>
    <w:rsid w:val="00BA67AA"/>
    <w:rsid w:val="00BB22F0"/>
    <w:rsid w:val="00BB26FD"/>
    <w:rsid w:val="00BB3A43"/>
    <w:rsid w:val="00BB4979"/>
    <w:rsid w:val="00BB556D"/>
    <w:rsid w:val="00BD28D3"/>
    <w:rsid w:val="00BD6961"/>
    <w:rsid w:val="00BD733B"/>
    <w:rsid w:val="00BE2844"/>
    <w:rsid w:val="00BF17D4"/>
    <w:rsid w:val="00BF45E1"/>
    <w:rsid w:val="00C01788"/>
    <w:rsid w:val="00C02513"/>
    <w:rsid w:val="00C2397E"/>
    <w:rsid w:val="00C25A17"/>
    <w:rsid w:val="00C31375"/>
    <w:rsid w:val="00C31F35"/>
    <w:rsid w:val="00C33EC7"/>
    <w:rsid w:val="00C34C7B"/>
    <w:rsid w:val="00C36053"/>
    <w:rsid w:val="00C40591"/>
    <w:rsid w:val="00C45199"/>
    <w:rsid w:val="00C47A4E"/>
    <w:rsid w:val="00C64F23"/>
    <w:rsid w:val="00C655B2"/>
    <w:rsid w:val="00C740E1"/>
    <w:rsid w:val="00C75639"/>
    <w:rsid w:val="00C7793F"/>
    <w:rsid w:val="00C818EA"/>
    <w:rsid w:val="00C850FF"/>
    <w:rsid w:val="00C8659A"/>
    <w:rsid w:val="00C8790E"/>
    <w:rsid w:val="00C90EBF"/>
    <w:rsid w:val="00C91573"/>
    <w:rsid w:val="00C92578"/>
    <w:rsid w:val="00C95355"/>
    <w:rsid w:val="00CA42B3"/>
    <w:rsid w:val="00CB09D6"/>
    <w:rsid w:val="00CB0F3B"/>
    <w:rsid w:val="00CB4C31"/>
    <w:rsid w:val="00CB66A5"/>
    <w:rsid w:val="00CD0DB6"/>
    <w:rsid w:val="00CD370D"/>
    <w:rsid w:val="00CD6714"/>
    <w:rsid w:val="00CE08D7"/>
    <w:rsid w:val="00CE25CE"/>
    <w:rsid w:val="00CE5CA5"/>
    <w:rsid w:val="00CF5E4E"/>
    <w:rsid w:val="00D04879"/>
    <w:rsid w:val="00D06D40"/>
    <w:rsid w:val="00D070E2"/>
    <w:rsid w:val="00D14C6D"/>
    <w:rsid w:val="00D1655B"/>
    <w:rsid w:val="00D21A10"/>
    <w:rsid w:val="00D30295"/>
    <w:rsid w:val="00D32DE5"/>
    <w:rsid w:val="00D33EB0"/>
    <w:rsid w:val="00D36419"/>
    <w:rsid w:val="00D4502F"/>
    <w:rsid w:val="00D50D70"/>
    <w:rsid w:val="00D704A3"/>
    <w:rsid w:val="00D764F2"/>
    <w:rsid w:val="00D87133"/>
    <w:rsid w:val="00D87400"/>
    <w:rsid w:val="00D94906"/>
    <w:rsid w:val="00D955DE"/>
    <w:rsid w:val="00DA2C5A"/>
    <w:rsid w:val="00DA3BAD"/>
    <w:rsid w:val="00DA655D"/>
    <w:rsid w:val="00DA6F14"/>
    <w:rsid w:val="00DB58CE"/>
    <w:rsid w:val="00DB691D"/>
    <w:rsid w:val="00DC1A48"/>
    <w:rsid w:val="00DC5A2E"/>
    <w:rsid w:val="00DD4ADF"/>
    <w:rsid w:val="00DD61E4"/>
    <w:rsid w:val="00DF3F73"/>
    <w:rsid w:val="00DF77C3"/>
    <w:rsid w:val="00E22CCF"/>
    <w:rsid w:val="00E239B8"/>
    <w:rsid w:val="00E2757E"/>
    <w:rsid w:val="00E35E92"/>
    <w:rsid w:val="00E43FA7"/>
    <w:rsid w:val="00E4508D"/>
    <w:rsid w:val="00E4627C"/>
    <w:rsid w:val="00E50096"/>
    <w:rsid w:val="00E50B16"/>
    <w:rsid w:val="00E51A65"/>
    <w:rsid w:val="00E61831"/>
    <w:rsid w:val="00E71CB9"/>
    <w:rsid w:val="00E764F3"/>
    <w:rsid w:val="00E91419"/>
    <w:rsid w:val="00E929D6"/>
    <w:rsid w:val="00E934FA"/>
    <w:rsid w:val="00E96627"/>
    <w:rsid w:val="00E97184"/>
    <w:rsid w:val="00EA10EB"/>
    <w:rsid w:val="00EA1F02"/>
    <w:rsid w:val="00EA59DE"/>
    <w:rsid w:val="00EA61D3"/>
    <w:rsid w:val="00EA7721"/>
    <w:rsid w:val="00EE0EE3"/>
    <w:rsid w:val="00EE15E3"/>
    <w:rsid w:val="00F111DC"/>
    <w:rsid w:val="00F14DBA"/>
    <w:rsid w:val="00F155F3"/>
    <w:rsid w:val="00F22CBC"/>
    <w:rsid w:val="00F271B3"/>
    <w:rsid w:val="00F434F2"/>
    <w:rsid w:val="00F45E8E"/>
    <w:rsid w:val="00F46591"/>
    <w:rsid w:val="00F50D39"/>
    <w:rsid w:val="00F5700E"/>
    <w:rsid w:val="00F5730A"/>
    <w:rsid w:val="00F60B59"/>
    <w:rsid w:val="00F613C7"/>
    <w:rsid w:val="00F634C4"/>
    <w:rsid w:val="00F73D54"/>
    <w:rsid w:val="00F73F94"/>
    <w:rsid w:val="00F76932"/>
    <w:rsid w:val="00F770D4"/>
    <w:rsid w:val="00F77322"/>
    <w:rsid w:val="00F81039"/>
    <w:rsid w:val="00F83964"/>
    <w:rsid w:val="00F91151"/>
    <w:rsid w:val="00F91365"/>
    <w:rsid w:val="00F9483C"/>
    <w:rsid w:val="00FA13DB"/>
    <w:rsid w:val="00FA4AB7"/>
    <w:rsid w:val="00FB0C04"/>
    <w:rsid w:val="00FB7612"/>
    <w:rsid w:val="00FC156F"/>
    <w:rsid w:val="00FD3CF7"/>
    <w:rsid w:val="00FD77BE"/>
    <w:rsid w:val="00FE03A7"/>
    <w:rsid w:val="00FE12E0"/>
    <w:rsid w:val="00FE214E"/>
    <w:rsid w:val="00FE411C"/>
    <w:rsid w:val="00FE4FCA"/>
    <w:rsid w:val="00FF1C5D"/>
    <w:rsid w:val="00FF4D5C"/>
    <w:rsid w:val="00FF60EA"/>
    <w:rsid w:val="00FF73D7"/>
    <w:rsid w:val="023DC096"/>
    <w:rsid w:val="047DEB6F"/>
    <w:rsid w:val="0500A85D"/>
    <w:rsid w:val="0D4C0D84"/>
    <w:rsid w:val="0E09D479"/>
    <w:rsid w:val="0F322179"/>
    <w:rsid w:val="112D9BFC"/>
    <w:rsid w:val="1331A70F"/>
    <w:rsid w:val="1452413B"/>
    <w:rsid w:val="16B1ACFC"/>
    <w:rsid w:val="17F83268"/>
    <w:rsid w:val="1B08C6FA"/>
    <w:rsid w:val="1CF44404"/>
    <w:rsid w:val="1F5A3423"/>
    <w:rsid w:val="23BCC34F"/>
    <w:rsid w:val="253E97C4"/>
    <w:rsid w:val="25FC9A98"/>
    <w:rsid w:val="2863BFBB"/>
    <w:rsid w:val="2887D161"/>
    <w:rsid w:val="29BC8673"/>
    <w:rsid w:val="2B6AE4DA"/>
    <w:rsid w:val="306E101B"/>
    <w:rsid w:val="32849B48"/>
    <w:rsid w:val="334C97B5"/>
    <w:rsid w:val="35D811AD"/>
    <w:rsid w:val="39D4E30D"/>
    <w:rsid w:val="3BA4A1E3"/>
    <w:rsid w:val="3BBC27E8"/>
    <w:rsid w:val="400A206A"/>
    <w:rsid w:val="418B05B1"/>
    <w:rsid w:val="41F7A334"/>
    <w:rsid w:val="420D84A7"/>
    <w:rsid w:val="42C20F6F"/>
    <w:rsid w:val="461943F2"/>
    <w:rsid w:val="4637A5B5"/>
    <w:rsid w:val="470ED024"/>
    <w:rsid w:val="47EE67FE"/>
    <w:rsid w:val="48734852"/>
    <w:rsid w:val="4CEF8468"/>
    <w:rsid w:val="4EB83611"/>
    <w:rsid w:val="509D01BB"/>
    <w:rsid w:val="564FC80A"/>
    <w:rsid w:val="56787F56"/>
    <w:rsid w:val="56A8FF73"/>
    <w:rsid w:val="56C99B7F"/>
    <w:rsid w:val="5D50E803"/>
    <w:rsid w:val="64BA6369"/>
    <w:rsid w:val="6C49B3F9"/>
    <w:rsid w:val="6CB9C436"/>
    <w:rsid w:val="6FDEEA8C"/>
    <w:rsid w:val="7165B527"/>
    <w:rsid w:val="73A22D89"/>
    <w:rsid w:val="73B2BD4A"/>
    <w:rsid w:val="7933DC45"/>
    <w:rsid w:val="7B16525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BCC34F"/>
  <w15:chartTrackingRefBased/>
  <w15:docId w15:val="{FE0BCB76-7570-E04A-A43A-A4F4BA30A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575"/>
    <w:pPr>
      <w:spacing w:after="0" w:line="240" w:lineRule="auto"/>
    </w:pPr>
    <w:rPr>
      <w:rFonts w:ascii="Times New Roman" w:eastAsia="Times New Roman" w:hAnsi="Times New Roman" w:cs="Times New Roman"/>
      <w:lang w:val="en-US"/>
    </w:rPr>
  </w:style>
  <w:style w:type="paragraph" w:styleId="Titre1">
    <w:name w:val="heading 1"/>
    <w:basedOn w:val="Normal"/>
    <w:next w:val="Normal"/>
    <w:uiPriority w:val="9"/>
    <w:qFormat/>
    <w:rsid w:val="41F7A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41F7A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41F7A334"/>
    <w:pPr>
      <w:keepNext/>
      <w:keepLines/>
      <w:spacing w:before="160" w:after="80"/>
      <w:outlineLvl w:val="2"/>
    </w:pPr>
    <w:rPr>
      <w:rFonts w:eastAsiaTheme="majorEastAsia" w:cstheme="majorBidi"/>
      <w:color w:val="0F476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41F7A334"/>
    <w:pPr>
      <w:ind w:left="720"/>
      <w:contextualSpacing/>
    </w:pPr>
  </w:style>
  <w:style w:type="paragraph" w:styleId="NormalWeb">
    <w:name w:val="Normal (Web)"/>
    <w:basedOn w:val="Normal"/>
    <w:uiPriority w:val="99"/>
    <w:semiHidden/>
    <w:unhideWhenUsed/>
    <w:rsid w:val="0023247B"/>
  </w:style>
  <w:style w:type="character" w:styleId="Lienhypertexte">
    <w:name w:val="Hyperlink"/>
    <w:basedOn w:val="Policepardfaut"/>
    <w:uiPriority w:val="99"/>
    <w:unhideWhenUsed/>
    <w:rsid w:val="00CB0F3B"/>
    <w:rPr>
      <w:color w:val="467886" w:themeColor="hyperlink"/>
      <w:u w:val="single"/>
    </w:rPr>
  </w:style>
  <w:style w:type="character" w:styleId="Mentionnonrsolue">
    <w:name w:val="Unresolved Mention"/>
    <w:basedOn w:val="Policepardfaut"/>
    <w:uiPriority w:val="99"/>
    <w:semiHidden/>
    <w:unhideWhenUsed/>
    <w:rsid w:val="00CB0F3B"/>
    <w:rPr>
      <w:color w:val="605E5C"/>
      <w:shd w:val="clear" w:color="auto" w:fill="E1DFDD"/>
    </w:rPr>
  </w:style>
  <w:style w:type="character" w:styleId="Lienhypertextesuivivisit">
    <w:name w:val="FollowedHyperlink"/>
    <w:basedOn w:val="Policepardfaut"/>
    <w:uiPriority w:val="99"/>
    <w:semiHidden/>
    <w:unhideWhenUsed/>
    <w:rsid w:val="00D4502F"/>
    <w:rPr>
      <w:color w:val="96607D" w:themeColor="followedHyperlink"/>
      <w:u w:val="single"/>
    </w:rPr>
  </w:style>
  <w:style w:type="paragraph" w:styleId="Notedebasdepage">
    <w:name w:val="footnote text"/>
    <w:basedOn w:val="Normal"/>
    <w:link w:val="NotedebasdepageCar"/>
    <w:uiPriority w:val="99"/>
    <w:semiHidden/>
    <w:unhideWhenUsed/>
    <w:rsid w:val="009F4E39"/>
    <w:rPr>
      <w:sz w:val="20"/>
      <w:szCs w:val="20"/>
    </w:rPr>
  </w:style>
  <w:style w:type="character" w:customStyle="1" w:styleId="NotedebasdepageCar">
    <w:name w:val="Note de bas de page Car"/>
    <w:basedOn w:val="Policepardfaut"/>
    <w:link w:val="Notedebasdepage"/>
    <w:uiPriority w:val="99"/>
    <w:semiHidden/>
    <w:rsid w:val="009F4E39"/>
    <w:rPr>
      <w:sz w:val="20"/>
      <w:szCs w:val="20"/>
    </w:rPr>
  </w:style>
  <w:style w:type="character" w:styleId="Appelnotedebasdep">
    <w:name w:val="footnote reference"/>
    <w:basedOn w:val="Policepardfaut"/>
    <w:uiPriority w:val="99"/>
    <w:semiHidden/>
    <w:unhideWhenUsed/>
    <w:rsid w:val="009F4E39"/>
    <w:rPr>
      <w:vertAlign w:val="superscript"/>
    </w:rPr>
  </w:style>
  <w:style w:type="paragraph" w:styleId="En-tte">
    <w:name w:val="header"/>
    <w:basedOn w:val="Normal"/>
    <w:link w:val="En-tteCar"/>
    <w:uiPriority w:val="99"/>
    <w:semiHidden/>
    <w:unhideWhenUsed/>
    <w:rsid w:val="006A7B2C"/>
    <w:pPr>
      <w:tabs>
        <w:tab w:val="center" w:pos="4680"/>
        <w:tab w:val="right" w:pos="9360"/>
      </w:tabs>
    </w:pPr>
  </w:style>
  <w:style w:type="character" w:customStyle="1" w:styleId="En-tteCar">
    <w:name w:val="En-tête Car"/>
    <w:basedOn w:val="Policepardfaut"/>
    <w:link w:val="En-tte"/>
    <w:uiPriority w:val="99"/>
    <w:semiHidden/>
    <w:rsid w:val="006A7B2C"/>
  </w:style>
  <w:style w:type="paragraph" w:styleId="Pieddepage">
    <w:name w:val="footer"/>
    <w:basedOn w:val="Normal"/>
    <w:link w:val="PieddepageCar"/>
    <w:uiPriority w:val="99"/>
    <w:semiHidden/>
    <w:unhideWhenUsed/>
    <w:rsid w:val="006A7B2C"/>
    <w:pPr>
      <w:tabs>
        <w:tab w:val="center" w:pos="4680"/>
        <w:tab w:val="right" w:pos="9360"/>
      </w:tabs>
    </w:pPr>
  </w:style>
  <w:style w:type="character" w:customStyle="1" w:styleId="PieddepageCar">
    <w:name w:val="Pied de page Car"/>
    <w:basedOn w:val="Policepardfaut"/>
    <w:link w:val="Pieddepage"/>
    <w:uiPriority w:val="99"/>
    <w:semiHidden/>
    <w:rsid w:val="006A7B2C"/>
  </w:style>
  <w:style w:type="character" w:customStyle="1" w:styleId="Titre2Car">
    <w:name w:val="Titre 2 Car"/>
    <w:basedOn w:val="Policepardfaut"/>
    <w:link w:val="Titre2"/>
    <w:uiPriority w:val="9"/>
    <w:rsid w:val="008761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76137"/>
    <w:rPr>
      <w:rFonts w:eastAsiaTheme="majorEastAsia" w:cstheme="majorBidi"/>
      <w:color w:val="0F4761" w:themeColor="accent1" w:themeShade="BF"/>
      <w:sz w:val="28"/>
      <w:szCs w:val="28"/>
    </w:rPr>
  </w:style>
  <w:style w:type="paragraph" w:customStyle="1" w:styleId="p2">
    <w:name w:val="p2"/>
    <w:basedOn w:val="Normal"/>
    <w:rsid w:val="00243CDE"/>
    <w:pPr>
      <w:spacing w:before="100" w:beforeAutospacing="1" w:after="100" w:afterAutospacing="1"/>
    </w:pPr>
  </w:style>
  <w:style w:type="paragraph" w:customStyle="1" w:styleId="p3">
    <w:name w:val="p3"/>
    <w:basedOn w:val="Normal"/>
    <w:rsid w:val="00243CDE"/>
    <w:pPr>
      <w:spacing w:before="100" w:beforeAutospacing="1" w:after="100" w:afterAutospacing="1"/>
    </w:pPr>
  </w:style>
  <w:style w:type="character" w:customStyle="1" w:styleId="s2">
    <w:name w:val="s2"/>
    <w:basedOn w:val="Policepardfaut"/>
    <w:rsid w:val="00243CDE"/>
  </w:style>
  <w:style w:type="paragraph" w:customStyle="1" w:styleId="p1">
    <w:name w:val="p1"/>
    <w:basedOn w:val="Normal"/>
    <w:rsid w:val="009B2F3F"/>
    <w:pPr>
      <w:spacing w:before="100" w:beforeAutospacing="1" w:after="100" w:afterAutospacing="1"/>
    </w:pPr>
  </w:style>
  <w:style w:type="character" w:styleId="lev">
    <w:name w:val="Strong"/>
    <w:basedOn w:val="Policepardfaut"/>
    <w:uiPriority w:val="22"/>
    <w:qFormat/>
    <w:rsid w:val="007C5E82"/>
    <w:rPr>
      <w:b/>
      <w:bCs/>
    </w:rPr>
  </w:style>
  <w:style w:type="character" w:styleId="CodeHTML">
    <w:name w:val="HTML Code"/>
    <w:basedOn w:val="Policepardfaut"/>
    <w:uiPriority w:val="99"/>
    <w:semiHidden/>
    <w:unhideWhenUsed/>
    <w:rsid w:val="00C36053"/>
    <w:rPr>
      <w:rFonts w:ascii="Courier New" w:eastAsia="Times New Roman" w:hAnsi="Courier New" w:cs="Courier New"/>
      <w:sz w:val="20"/>
      <w:szCs w:val="20"/>
    </w:rPr>
  </w:style>
  <w:style w:type="character" w:styleId="Accentuation">
    <w:name w:val="Emphasis"/>
    <w:basedOn w:val="Policepardfaut"/>
    <w:uiPriority w:val="20"/>
    <w:qFormat/>
    <w:rsid w:val="00C36053"/>
    <w:rPr>
      <w:i/>
      <w:iCs/>
    </w:rPr>
  </w:style>
  <w:style w:type="character" w:customStyle="1" w:styleId="s1">
    <w:name w:val="s1"/>
    <w:basedOn w:val="Policepardfaut"/>
    <w:rsid w:val="00C31F35"/>
  </w:style>
  <w:style w:type="character" w:customStyle="1" w:styleId="s3">
    <w:name w:val="s3"/>
    <w:basedOn w:val="Policepardfaut"/>
    <w:rsid w:val="00C31F35"/>
  </w:style>
  <w:style w:type="character" w:styleId="Marquedecommentaire">
    <w:name w:val="annotation reference"/>
    <w:basedOn w:val="Policepardfaut"/>
    <w:uiPriority w:val="99"/>
    <w:semiHidden/>
    <w:unhideWhenUsed/>
    <w:rsid w:val="002774A7"/>
    <w:rPr>
      <w:sz w:val="16"/>
      <w:szCs w:val="16"/>
    </w:rPr>
  </w:style>
  <w:style w:type="paragraph" w:styleId="Commentaire">
    <w:name w:val="annotation text"/>
    <w:basedOn w:val="Normal"/>
    <w:link w:val="CommentaireCar"/>
    <w:uiPriority w:val="99"/>
    <w:semiHidden/>
    <w:unhideWhenUsed/>
    <w:rsid w:val="002774A7"/>
    <w:rPr>
      <w:sz w:val="20"/>
      <w:szCs w:val="20"/>
    </w:rPr>
  </w:style>
  <w:style w:type="character" w:customStyle="1" w:styleId="CommentaireCar">
    <w:name w:val="Commentaire Car"/>
    <w:basedOn w:val="Policepardfaut"/>
    <w:link w:val="Commentaire"/>
    <w:uiPriority w:val="99"/>
    <w:semiHidden/>
    <w:rsid w:val="002774A7"/>
    <w:rPr>
      <w:sz w:val="20"/>
      <w:szCs w:val="20"/>
    </w:rPr>
  </w:style>
  <w:style w:type="paragraph" w:styleId="Objetducommentaire">
    <w:name w:val="annotation subject"/>
    <w:basedOn w:val="Commentaire"/>
    <w:next w:val="Commentaire"/>
    <w:link w:val="ObjetducommentaireCar"/>
    <w:uiPriority w:val="99"/>
    <w:semiHidden/>
    <w:unhideWhenUsed/>
    <w:rsid w:val="002774A7"/>
    <w:rPr>
      <w:b/>
      <w:bCs/>
    </w:rPr>
  </w:style>
  <w:style w:type="character" w:customStyle="1" w:styleId="ObjetducommentaireCar">
    <w:name w:val="Objet du commentaire Car"/>
    <w:basedOn w:val="CommentaireCar"/>
    <w:link w:val="Objetducommentaire"/>
    <w:uiPriority w:val="99"/>
    <w:semiHidden/>
    <w:rsid w:val="002774A7"/>
    <w:rPr>
      <w:b/>
      <w:bCs/>
      <w:sz w:val="20"/>
      <w:szCs w:val="20"/>
    </w:rPr>
  </w:style>
  <w:style w:type="character" w:customStyle="1" w:styleId="apple-converted-space">
    <w:name w:val="apple-converted-space"/>
    <w:basedOn w:val="Policepardfaut"/>
    <w:rsid w:val="005D1AF3"/>
  </w:style>
  <w:style w:type="character" w:customStyle="1" w:styleId="normaltextrun">
    <w:name w:val="normaltextrun"/>
    <w:basedOn w:val="Policepardfaut"/>
    <w:rsid w:val="008B537A"/>
  </w:style>
  <w:style w:type="paragraph" w:styleId="Rvision">
    <w:name w:val="Revision"/>
    <w:hidden/>
    <w:uiPriority w:val="99"/>
    <w:semiHidden/>
    <w:rsid w:val="00D06D40"/>
    <w:pPr>
      <w:spacing w:after="0" w:line="240" w:lineRule="auto"/>
    </w:pPr>
    <w:rPr>
      <w:rFonts w:ascii="Times New Roman" w:eastAsia="Times New Roman" w:hAnsi="Times New Roman" w:cs="Times New Roman"/>
      <w:lang w:val="en-US"/>
    </w:rPr>
  </w:style>
  <w:style w:type="character" w:customStyle="1" w:styleId="citation-96">
    <w:name w:val="citation-96"/>
    <w:basedOn w:val="Policepardfaut"/>
    <w:rsid w:val="00453140"/>
  </w:style>
  <w:style w:type="character" w:customStyle="1" w:styleId="citation-95">
    <w:name w:val="citation-95"/>
    <w:basedOn w:val="Policepardfaut"/>
    <w:rsid w:val="00453140"/>
  </w:style>
  <w:style w:type="character" w:customStyle="1" w:styleId="citation-94">
    <w:name w:val="citation-94"/>
    <w:basedOn w:val="Policepardfaut"/>
    <w:rsid w:val="00453140"/>
  </w:style>
  <w:style w:type="character" w:customStyle="1" w:styleId="citation-93">
    <w:name w:val="citation-93"/>
    <w:basedOn w:val="Policepardfaut"/>
    <w:rsid w:val="00453140"/>
  </w:style>
  <w:style w:type="character" w:customStyle="1" w:styleId="citation-92">
    <w:name w:val="citation-92"/>
    <w:basedOn w:val="Policepardfaut"/>
    <w:rsid w:val="00453140"/>
  </w:style>
  <w:style w:type="character" w:customStyle="1" w:styleId="citation-91">
    <w:name w:val="citation-91"/>
    <w:basedOn w:val="Policepardfaut"/>
    <w:rsid w:val="00453140"/>
  </w:style>
  <w:style w:type="character" w:customStyle="1" w:styleId="citation-90">
    <w:name w:val="citation-90"/>
    <w:basedOn w:val="Policepardfaut"/>
    <w:rsid w:val="00453140"/>
  </w:style>
  <w:style w:type="character" w:customStyle="1" w:styleId="citation-89">
    <w:name w:val="citation-89"/>
    <w:basedOn w:val="Policepardfaut"/>
    <w:rsid w:val="00453140"/>
  </w:style>
  <w:style w:type="character" w:customStyle="1" w:styleId="citation-88">
    <w:name w:val="citation-88"/>
    <w:basedOn w:val="Policepardfaut"/>
    <w:rsid w:val="00453140"/>
  </w:style>
  <w:style w:type="character" w:customStyle="1" w:styleId="citation-87">
    <w:name w:val="citation-87"/>
    <w:basedOn w:val="Policepardfaut"/>
    <w:rsid w:val="00453140"/>
  </w:style>
  <w:style w:type="character" w:customStyle="1" w:styleId="citation-86">
    <w:name w:val="citation-86"/>
    <w:basedOn w:val="Policepardfaut"/>
    <w:rsid w:val="00453140"/>
  </w:style>
  <w:style w:type="character" w:customStyle="1" w:styleId="citation-85">
    <w:name w:val="citation-85"/>
    <w:basedOn w:val="Policepardfaut"/>
    <w:rsid w:val="00453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casd.eu/source/resumes-de-passage-aux-urgences/" TargetMode="External"/><Relationship Id="rId26"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data.drees.solidarites-sante.gouv.fr/explore/dataset/507_l-enquete-nationale-sur-les-structures-des-urgences-hospitalieres/information/"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drees.solidarites-sante.gouv.fr/sources-outils-et-enquetes/00-la-statistique-annuelle-des-etablissements-sae" TargetMode="External"/><Relationship Id="rId20" Type="http://schemas.openxmlformats.org/officeDocument/2006/relationships/image" Target="media/image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https://www.ars.sante.fr/"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finess.esante.gouv.fr/fininter/jsp/index.j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hyperlink" Target="https://drees.solidarites-sante.gouv.fr/sources-outils-et-enquetes/00-la-statistique-annuelle-des-etablissements-sa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829CF883E413489A49CF0868BB924F" ma:contentTypeVersion="3" ma:contentTypeDescription="Crée un document." ma:contentTypeScope="" ma:versionID="0d08fdd9940447731d90c31bac05d096">
  <xsd:schema xmlns:xsd="http://www.w3.org/2001/XMLSchema" xmlns:xs="http://www.w3.org/2001/XMLSchema" xmlns:p="http://schemas.microsoft.com/office/2006/metadata/properties" xmlns:ns2="74986da3-ea51-4c9f-96aa-7945ce7e86b0" targetNamespace="http://schemas.microsoft.com/office/2006/metadata/properties" ma:root="true" ma:fieldsID="3079099521e07dba232e1f6df497e584" ns2:_="">
    <xsd:import namespace="74986da3-ea51-4c9f-96aa-7945ce7e86b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986da3-ea51-4c9f-96aa-7945ce7e86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FC686-D29B-4118-8EC3-9861890CD633}">
  <ds:schemaRefs>
    <ds:schemaRef ds:uri="http://schemas.microsoft.com/sharepoint/v3/contenttype/forms"/>
  </ds:schemaRefs>
</ds:datastoreItem>
</file>

<file path=customXml/itemProps2.xml><?xml version="1.0" encoding="utf-8"?>
<ds:datastoreItem xmlns:ds="http://schemas.openxmlformats.org/officeDocument/2006/customXml" ds:itemID="{2885059A-48A5-427E-A061-C39E9DE044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0B9B4CD-B51D-4BF2-81E8-EAB2CBD45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986da3-ea51-4c9f-96aa-7945ce7e8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243D61-5B28-A241-ADB5-387FB2FEF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8</Pages>
  <Words>2245</Words>
  <Characters>12350</Characters>
  <Application>Microsoft Office Word</Application>
  <DocSecurity>0</DocSecurity>
  <Lines>102</Lines>
  <Paragraphs>29</Paragraphs>
  <ScaleCrop>false</ScaleCrop>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Miguel Anahi (Mme)</dc:creator>
  <cp:keywords/>
  <dc:description/>
  <cp:lastModifiedBy>Reyes Miguel Anahi (Mme)</cp:lastModifiedBy>
  <cp:revision>366</cp:revision>
  <dcterms:created xsi:type="dcterms:W3CDTF">2025-10-13T08:33:00Z</dcterms:created>
  <dcterms:modified xsi:type="dcterms:W3CDTF">2026-03-16T10:33:00Z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0x01010030829CF883E413489A49CF0868BB924F</vt:lpwstr>
  </property>
</Properties>
</file>